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2151" w14:textId="34E69CC4" w:rsidR="00503BB6" w:rsidRDefault="00503BB6" w:rsidP="00963891">
      <w:pPr>
        <w:ind w:left="720"/>
      </w:pPr>
      <w:r>
        <w:t xml:space="preserve">Übergreifendes Ziel der psychophysischen Untersuchungen </w:t>
      </w:r>
      <w:r w:rsidR="005C3932">
        <w:t xml:space="preserve">durch den Projektpartner Uni Wien (in enger Abstimmung mit dem Konsortialführer) </w:t>
      </w:r>
      <w:r>
        <w:t xml:space="preserve">wird auch in Projektjahr 3 der Nachweis der Vor- bzw. ggf. auch Nachteile flexibel programmierbarer haptischer Bedienelemente, die der Konsortialführer entwickelt, sein. Wir konzentrieren uns wieder (wie im 1. Förderungsjahr) auf Kompatibilitätseffekte und die Qualität des Erlebens (Quality of Experience, im Folgenden kurz QoE). Hier bezeichnet Kompatibilität in der Mensch-Maschine-Interaktion im Speziellen und der Ergonomie im Allgemeinen das Maß der Passung oder Übereinstimmung der Merkmale von technischen Vorrichtungen einerseits und ihrer menschlichen Repräsentation und handlungsseitigen Verwendung andererseits. Ein Beispiel wäre die schnellere menschliche Reaktion mit Hilfe von rechts befindlichen Bedienelementen auf gesehene oder gehörte Information von rechts als von links. </w:t>
      </w:r>
      <w:r w:rsidR="005C3932">
        <w:t>In Projektjahr 3</w:t>
      </w:r>
      <w:r>
        <w:t xml:space="preserve"> möchten wir untersuchen, ob die durch die mechanischen Widerstände des manuell bedienten (Maus-)Rades bedingten Geschwindigkeitsunterschiede – höhere Geschwindigkeit bei geringerem als bei höherem Widerstand – für räumlich</w:t>
      </w:r>
      <w:r w:rsidR="005C3932">
        <w:t xml:space="preserve"> variierend</w:t>
      </w:r>
      <w:r>
        <w:t xml:space="preserve">e Profile </w:t>
      </w:r>
      <w:r w:rsidR="005C3932">
        <w:t xml:space="preserve">dynamischer </w:t>
      </w:r>
      <w:r>
        <w:t>visuell-haptischer Bedienelemente (hier: das Führen des Mauscursors über den Computerbildschirm</w:t>
      </w:r>
      <w:r w:rsidR="005C3932">
        <w:t>)</w:t>
      </w:r>
      <w:r>
        <w:t xml:space="preserve"> verwendet werden können. Wir planen zu prüfen, ob bei der Cursorführung von einem Startort auf der einen Bildschirmseite zum Zielort auf der </w:t>
      </w:r>
      <w:r w:rsidR="005C3932">
        <w:t>gegenüberliegende</w:t>
      </w:r>
      <w:r>
        <w:t>n Bildschirmseite, anfangs der Bewegung nicht (oder wenig) und am Ende der Bewegung stark bremse</w:t>
      </w:r>
      <w:r w:rsidR="005C3932">
        <w:t>nde</w:t>
      </w:r>
      <w:r>
        <w:t xml:space="preserve"> Mauswiderstandsprofile besser zur ausgeführten Bewegung passen und diese vereinfachen, als anfangs der Bewegung stark und am Ende der Bewegung nicht (oder wenig</w:t>
      </w:r>
      <w:r w:rsidR="005C3932">
        <w:t>) b</w:t>
      </w:r>
      <w:r>
        <w:t>rems</w:t>
      </w:r>
      <w:r w:rsidR="005C3932">
        <w:t>end</w:t>
      </w:r>
      <w:r>
        <w:t>e Widerstandsprofile. Durch eine konzentrische Zu- bzw. Abnahme der programmierten Mauswiderstandsprofile um den Ziel- bzw. Startort der Cursorbewegung</w:t>
      </w:r>
      <w:del w:id="0" w:author="Paul Seitlinger" w:date="2026-01-26T16:06:00Z" w16du:dateUtc="2026-01-26T15:06:00Z">
        <w:r w:rsidDel="00D41BE8">
          <w:delText>,</w:delText>
        </w:r>
      </w:del>
      <w:r>
        <w:t xml:space="preserve"> liefert die endzentrierte Bedingung neben der visuellen Information </w:t>
      </w:r>
      <w:r w:rsidR="005C3932">
        <w:t xml:space="preserve">über die finale Position </w:t>
      </w:r>
      <w:r>
        <w:t>haptisch spürbares Feedback über die Korrektheit der finalen Positionierung</w:t>
      </w:r>
      <w:r w:rsidR="005C3932">
        <w:t xml:space="preserve"> des Cursors</w:t>
      </w:r>
      <w:r>
        <w:t xml:space="preserve">. Daher nehmen wir an, dass die endzentrierte Bedingung kompatibler zum Handlungsplan ist und die Leistung </w:t>
      </w:r>
      <w:r w:rsidR="005C3932">
        <w:t xml:space="preserve">in der Mauscursorführung </w:t>
      </w:r>
      <w:r>
        <w:t>erleichtert im Vergleich zur startzentrierten Bedingung. Beide Bedingungen w</w:t>
      </w:r>
      <w:r w:rsidR="005C3932">
        <w:t xml:space="preserve">erden dabei </w:t>
      </w:r>
      <w:r>
        <w:t>im Mittel (über die kürzeste mögliche Strecke vom Start- zum Zielort) dieselbe Widerständigkeit auf</w:t>
      </w:r>
      <w:r w:rsidR="005C3932">
        <w:t>weisen</w:t>
      </w:r>
      <w:r>
        <w:t>. Es ist außerdem geplant, die Leistungen in kompatiblen und inkompatiblen Bedingungen mit de</w:t>
      </w:r>
      <w:r w:rsidR="005C3932">
        <w:t>r Cursorführung</w:t>
      </w:r>
      <w:r>
        <w:t xml:space="preserve"> in einer neutralen Bedingung zu vergleichen, in der der Widerstand der Mausradbewegung über die gesamte Strecke </w:t>
      </w:r>
      <w:r w:rsidR="005C3932">
        <w:t xml:space="preserve">identisch ist. Neben der Akkuratheit der finalen Position, schauen wir uns die Geschwindigkeit der Bewegung, die Reaktionszeit (die Latenz bis zum Beginn der Bewegung) und das zeitliche und räumliche Profil der Bewegung an. Das Experiment zielt darauf ab, die generelle Funktionalität der programmierbaren Mausradwiderstände für visuell-haptische Anwendungen (z. B. beim Positionieren von Gegenständen am Bildschirm) nachzuweisen. Sofern es die zeitlichen und finanziellen Ressourcen erlauben, ist in Projektjahr 3 außerdem geplant ggf. offene Fragen nach dem </w:t>
      </w:r>
      <w:r w:rsidR="005C3932">
        <w:lastRenderedPageBreak/>
        <w:t xml:space="preserve">ersten Experiment in einer Folgeuntersuchung zu adressieren, da die Leistung in der avisierten </w:t>
      </w:r>
      <w:r w:rsidR="00963891">
        <w:t>Mauscursorführungsa</w:t>
      </w:r>
      <w:r w:rsidR="005C3932">
        <w:t xml:space="preserve">ufgabe auch von anderen Faktoren abhängt (z. B. der Kraft, die </w:t>
      </w:r>
      <w:r w:rsidR="00963891">
        <w:t xml:space="preserve">individuellen </w:t>
      </w:r>
      <w:r w:rsidR="005C3932">
        <w:t>Versuchspersonen insgesamt aufwenden, also der mittleren Geschwindigkeit</w:t>
      </w:r>
      <w:r w:rsidR="00963891">
        <w:t xml:space="preserve"> der Bewegung</w:t>
      </w:r>
      <w:r w:rsidR="005C3932">
        <w:t>) und weil das geplante erste Experiment nicht alle denkbaren Einflüsse auf die Kompatibilität z</w:t>
      </w:r>
      <w:r w:rsidR="00963891">
        <w:t>eit</w:t>
      </w:r>
      <w:r w:rsidR="005C3932">
        <w:t>gleich in Augenschein nehmen kann (z. B. Unterschiede</w:t>
      </w:r>
      <w:ins w:id="1" w:author="Paul Seitlinger" w:date="2026-01-26T16:09:00Z" w16du:dateUtc="2026-01-26T15:09:00Z">
        <w:r w:rsidR="00D41BE8">
          <w:t>,</w:t>
        </w:r>
      </w:ins>
      <w:r w:rsidR="005C3932">
        <w:t xml:space="preserve"> die in Bewegungen vom Zentrum in die Peripherie des Bildschirms und von der Peripherie ins Zentrum bestehen mögen und die im 1. Experiment nur konfundiert betrachtet werden, um die Zahl der unabhängig variierenden Einflussfaktoren überschaubar zu gestalten).</w:t>
      </w:r>
    </w:p>
    <w:p w14:paraId="631D8F30" w14:textId="77777777" w:rsidR="00101634" w:rsidRDefault="00101634"/>
    <w:sectPr w:rsidR="001016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Seitlinger">
    <w15:presenceInfo w15:providerId="Windows Live" w15:userId="1d6019e54c7b2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B6"/>
    <w:rsid w:val="00101634"/>
    <w:rsid w:val="002F38FA"/>
    <w:rsid w:val="00503BB6"/>
    <w:rsid w:val="005C3932"/>
    <w:rsid w:val="008A4CB2"/>
    <w:rsid w:val="00963891"/>
    <w:rsid w:val="00AB6EE2"/>
    <w:rsid w:val="00D41BE8"/>
    <w:rsid w:val="00DC3B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1DF4"/>
  <w15:chartTrackingRefBased/>
  <w15:docId w15:val="{F60F5C65-9398-43BB-945D-DE1F9AF92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3BB6"/>
  </w:style>
  <w:style w:type="paragraph" w:styleId="berschrift1">
    <w:name w:val="heading 1"/>
    <w:basedOn w:val="Standard"/>
    <w:next w:val="Standard"/>
    <w:link w:val="berschrift1Zchn"/>
    <w:uiPriority w:val="9"/>
    <w:qFormat/>
    <w:rsid w:val="00503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3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3B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3B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3B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3B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3B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3B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3B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3B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3B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3B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3B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3B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3B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3B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3B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3BB6"/>
    <w:rPr>
      <w:rFonts w:eastAsiaTheme="majorEastAsia" w:cstheme="majorBidi"/>
      <w:color w:val="272727" w:themeColor="text1" w:themeTint="D8"/>
    </w:rPr>
  </w:style>
  <w:style w:type="paragraph" w:styleId="Titel">
    <w:name w:val="Title"/>
    <w:basedOn w:val="Standard"/>
    <w:next w:val="Standard"/>
    <w:link w:val="TitelZchn"/>
    <w:uiPriority w:val="10"/>
    <w:qFormat/>
    <w:rsid w:val="00503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3B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3B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3B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3B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3BB6"/>
    <w:rPr>
      <w:i/>
      <w:iCs/>
      <w:color w:val="404040" w:themeColor="text1" w:themeTint="BF"/>
    </w:rPr>
  </w:style>
  <w:style w:type="paragraph" w:styleId="Listenabsatz">
    <w:name w:val="List Paragraph"/>
    <w:basedOn w:val="Standard"/>
    <w:uiPriority w:val="34"/>
    <w:qFormat/>
    <w:rsid w:val="00503BB6"/>
    <w:pPr>
      <w:ind w:left="720"/>
      <w:contextualSpacing/>
    </w:pPr>
  </w:style>
  <w:style w:type="character" w:styleId="IntensiveHervorhebung">
    <w:name w:val="Intense Emphasis"/>
    <w:basedOn w:val="Absatz-Standardschriftart"/>
    <w:uiPriority w:val="21"/>
    <w:qFormat/>
    <w:rsid w:val="00503BB6"/>
    <w:rPr>
      <w:i/>
      <w:iCs/>
      <w:color w:val="0F4761" w:themeColor="accent1" w:themeShade="BF"/>
    </w:rPr>
  </w:style>
  <w:style w:type="paragraph" w:styleId="IntensivesZitat">
    <w:name w:val="Intense Quote"/>
    <w:basedOn w:val="Standard"/>
    <w:next w:val="Standard"/>
    <w:link w:val="IntensivesZitatZchn"/>
    <w:uiPriority w:val="30"/>
    <w:qFormat/>
    <w:rsid w:val="00503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3BB6"/>
    <w:rPr>
      <w:i/>
      <w:iCs/>
      <w:color w:val="0F4761" w:themeColor="accent1" w:themeShade="BF"/>
    </w:rPr>
  </w:style>
  <w:style w:type="character" w:styleId="IntensiverVerweis">
    <w:name w:val="Intense Reference"/>
    <w:basedOn w:val="Absatz-Standardschriftart"/>
    <w:uiPriority w:val="32"/>
    <w:qFormat/>
    <w:rsid w:val="00503BB6"/>
    <w:rPr>
      <w:b/>
      <w:bCs/>
      <w:smallCaps/>
      <w:color w:val="0F4761" w:themeColor="accent1" w:themeShade="BF"/>
      <w:spacing w:val="5"/>
    </w:rPr>
  </w:style>
  <w:style w:type="paragraph" w:styleId="berarbeitung">
    <w:name w:val="Revision"/>
    <w:hidden/>
    <w:uiPriority w:val="99"/>
    <w:semiHidden/>
    <w:rsid w:val="00D41B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Universitaet Wien</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Ansorge</dc:creator>
  <cp:keywords/>
  <dc:description/>
  <cp:lastModifiedBy>Paul Seitlinger</cp:lastModifiedBy>
  <cp:revision>3</cp:revision>
  <dcterms:created xsi:type="dcterms:W3CDTF">2026-01-26T15:01:00Z</dcterms:created>
  <dcterms:modified xsi:type="dcterms:W3CDTF">2026-01-26T15:10:00Z</dcterms:modified>
</cp:coreProperties>
</file>