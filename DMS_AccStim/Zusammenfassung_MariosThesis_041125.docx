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D0E7" w14:textId="6FDAAC14" w:rsidR="00730DC8" w:rsidRPr="00436BC1" w:rsidRDefault="00575084" w:rsidP="001B0115">
      <w:pPr>
        <w:pStyle w:val="Titel"/>
        <w:rPr>
          <w:lang w:val="en-US"/>
        </w:rPr>
      </w:pPr>
      <w:r w:rsidRPr="00436BC1">
        <w:rPr>
          <w:lang w:val="en-US"/>
        </w:rPr>
        <w:t xml:space="preserve">Preliminary </w:t>
      </w:r>
      <w:r w:rsidR="00945C70" w:rsidRPr="00436BC1">
        <w:rPr>
          <w:lang w:val="en-US"/>
        </w:rPr>
        <w:t>Results</w:t>
      </w:r>
      <w:r w:rsidRPr="00436BC1">
        <w:rPr>
          <w:lang w:val="en-US"/>
        </w:rPr>
        <w:t xml:space="preserve">, Mario's Master Thesis, </w:t>
      </w:r>
      <w:r w:rsidR="00672E98">
        <w:rPr>
          <w:lang w:val="en-US"/>
        </w:rPr>
        <w:t>2</w:t>
      </w:r>
      <w:r w:rsidR="001B0115">
        <w:rPr>
          <w:lang w:val="en-US"/>
        </w:rPr>
        <w:t>5</w:t>
      </w:r>
      <w:r w:rsidRPr="00436BC1">
        <w:rPr>
          <w:lang w:val="en-US"/>
        </w:rPr>
        <w:t>.0</w:t>
      </w:r>
      <w:r w:rsidR="00672E98">
        <w:rPr>
          <w:lang w:val="en-US"/>
        </w:rPr>
        <w:t>9</w:t>
      </w:r>
      <w:r w:rsidRPr="00436BC1">
        <w:rPr>
          <w:lang w:val="en-US"/>
        </w:rPr>
        <w:t>.2025</w:t>
      </w:r>
    </w:p>
    <w:p w14:paraId="349789C5" w14:textId="77777777" w:rsidR="005D6B11" w:rsidRDefault="005D6B11">
      <w:pPr>
        <w:rPr>
          <w:rFonts w:cs="Times New Roman"/>
          <w:szCs w:val="22"/>
          <w:lang w:val="en-US"/>
        </w:rPr>
      </w:pPr>
    </w:p>
    <w:p w14:paraId="5C9AF9D3" w14:textId="227AFEA2" w:rsidR="00B573C4" w:rsidRDefault="00B573C4" w:rsidP="009F604B">
      <w:pPr>
        <w:pStyle w:val="berschrift1"/>
        <w:rPr>
          <w:lang w:val="en-US"/>
        </w:rPr>
      </w:pPr>
      <w:r>
        <w:rPr>
          <w:lang w:val="en-US"/>
        </w:rPr>
        <w:t>Design</w:t>
      </w:r>
    </w:p>
    <w:p w14:paraId="791252E0" w14:textId="31023EAB" w:rsidR="00334F85" w:rsidRDefault="001F533A">
      <w:pPr>
        <w:rPr>
          <w:lang w:val="en-US"/>
        </w:rPr>
      </w:pPr>
      <w:r>
        <w:rPr>
          <w:lang w:val="en-US"/>
        </w:rPr>
        <w:t xml:space="preserve">We observed percent correct responses (corrected by percent incorrect responses) in a repeated measurement design, </w:t>
      </w:r>
      <w:r w:rsidR="009D33F7">
        <w:rPr>
          <w:lang w:val="en-US"/>
        </w:rPr>
        <w:t xml:space="preserve">which included </w:t>
      </w:r>
      <w:r w:rsidR="0004746C" w:rsidRPr="0004746C">
        <w:rPr>
          <w:lang w:val="en-US"/>
        </w:rPr>
        <w:t>the independent variables Target Position (TP</w:t>
      </w:r>
      <w:r>
        <w:rPr>
          <w:lang w:val="en-US"/>
        </w:rPr>
        <w:t>, 1 vs. 2</w:t>
      </w:r>
      <w:r w:rsidR="0004746C" w:rsidRPr="0004746C">
        <w:rPr>
          <w:lang w:val="en-US"/>
        </w:rPr>
        <w:t>), Queried Item Position (QIP</w:t>
      </w:r>
      <w:r>
        <w:rPr>
          <w:lang w:val="en-US"/>
        </w:rPr>
        <w:t>, 1 vs. 2</w:t>
      </w:r>
      <w:r w:rsidR="0004746C" w:rsidRPr="0004746C">
        <w:rPr>
          <w:lang w:val="en-US"/>
        </w:rPr>
        <w:t>), Target-to-Nontarget Similarity (TNS</w:t>
      </w:r>
      <w:r>
        <w:rPr>
          <w:lang w:val="en-US"/>
        </w:rPr>
        <w:t>, low vs. high</w:t>
      </w:r>
      <w:r w:rsidR="0004746C" w:rsidRPr="0004746C">
        <w:rPr>
          <w:lang w:val="en-US"/>
        </w:rPr>
        <w:t>)</w:t>
      </w:r>
      <w:r>
        <w:rPr>
          <w:lang w:val="en-US"/>
        </w:rPr>
        <w:t xml:space="preserve"> and the Accessory Stimulus Position (ASP, 1 vs. 2)</w:t>
      </w:r>
      <w:r w:rsidR="009D33F7">
        <w:rPr>
          <w:lang w:val="en-US"/>
        </w:rPr>
        <w:t>, in a sample of N=30 participants</w:t>
      </w:r>
      <w:r w:rsidR="007A6012">
        <w:rPr>
          <w:lang w:val="en-US"/>
        </w:rPr>
        <w:t>.</w:t>
      </w:r>
    </w:p>
    <w:p w14:paraId="5B34C9A6" w14:textId="1D1741AB" w:rsidR="001B0115" w:rsidRDefault="00B573C4" w:rsidP="009F604B">
      <w:pPr>
        <w:pStyle w:val="berschrift1"/>
        <w:rPr>
          <w:lang w:val="en-US"/>
        </w:rPr>
      </w:pPr>
      <w:r w:rsidRPr="00357EC4">
        <w:rPr>
          <w:lang w:val="en-US"/>
        </w:rPr>
        <w:t>Results</w:t>
      </w:r>
    </w:p>
    <w:p w14:paraId="3E37990F" w14:textId="79E34CCC" w:rsidR="00E84D0A" w:rsidRDefault="00B573C4" w:rsidP="00641623">
      <w:pPr>
        <w:rPr>
          <w:lang w:val="en-US"/>
        </w:rPr>
      </w:pPr>
      <w:r>
        <w:rPr>
          <w:lang w:val="en-US"/>
        </w:rPr>
        <w:t xml:space="preserve">As in Experiment 1, </w:t>
      </w:r>
      <w:r w:rsidR="00D82E1C">
        <w:rPr>
          <w:lang w:val="en-US"/>
        </w:rPr>
        <w:t xml:space="preserve">Target Position </w:t>
      </w:r>
      <w:r w:rsidR="00C92E50">
        <w:rPr>
          <w:lang w:val="en-US"/>
        </w:rPr>
        <w:t xml:space="preserve">(TP) </w:t>
      </w:r>
      <w:r w:rsidR="00D82E1C">
        <w:rPr>
          <w:lang w:val="en-US"/>
        </w:rPr>
        <w:t xml:space="preserve">and Queried Item Position </w:t>
      </w:r>
      <w:r w:rsidR="00641623">
        <w:rPr>
          <w:lang w:val="en-US"/>
        </w:rPr>
        <w:t xml:space="preserve">(QIP) </w:t>
      </w:r>
      <w:r w:rsidR="00D82E1C">
        <w:rPr>
          <w:lang w:val="en-US"/>
        </w:rPr>
        <w:t>interact significantly</w:t>
      </w:r>
      <w:r w:rsidR="00334F85">
        <w:rPr>
          <w:lang w:val="en-US"/>
        </w:rPr>
        <w:t xml:space="preserve">, </w:t>
      </w:r>
      <w:proofErr w:type="gramStart"/>
      <w:r w:rsidR="00334F85">
        <w:rPr>
          <w:lang w:val="en-US"/>
        </w:rPr>
        <w:t>F(</w:t>
      </w:r>
      <w:proofErr w:type="gramEnd"/>
      <w:r w:rsidR="00334F85">
        <w:rPr>
          <w:lang w:val="en-US"/>
        </w:rPr>
        <w:t>1,2</w:t>
      </w:r>
      <w:ins w:id="0" w:author="Paul Seitlinger" w:date="2025-11-03T15:27:00Z" w16du:dateUtc="2025-11-03T14:27:00Z">
        <w:r w:rsidR="001E3512">
          <w:rPr>
            <w:lang w:val="en-US"/>
          </w:rPr>
          <w:t>32</w:t>
        </w:r>
      </w:ins>
      <w:del w:id="1" w:author="Paul Seitlinger" w:date="2025-11-03T15:27:00Z" w16du:dateUtc="2025-11-03T14:27:00Z">
        <w:r w:rsidR="00334F85" w:rsidDel="001E3512">
          <w:rPr>
            <w:lang w:val="en-US"/>
          </w:rPr>
          <w:delText>00</w:delText>
        </w:r>
      </w:del>
      <w:r w:rsidR="00334F85">
        <w:rPr>
          <w:lang w:val="en-US"/>
        </w:rPr>
        <w:t>) = 4</w:t>
      </w:r>
      <w:del w:id="2" w:author="Paul Seitlinger" w:date="2025-11-03T15:26:00Z" w16du:dateUtc="2025-11-03T14:26:00Z">
        <w:r w:rsidR="00334F85" w:rsidDel="001E3512">
          <w:rPr>
            <w:lang w:val="en-US"/>
          </w:rPr>
          <w:delText>5</w:delText>
        </w:r>
      </w:del>
      <w:ins w:id="3" w:author="Paul Seitlinger" w:date="2025-11-03T15:26:00Z" w16du:dateUtc="2025-11-03T14:26:00Z">
        <w:r w:rsidR="001E3512">
          <w:rPr>
            <w:lang w:val="en-US"/>
          </w:rPr>
          <w:t>9</w:t>
        </w:r>
      </w:ins>
      <w:r w:rsidR="00334F85">
        <w:rPr>
          <w:lang w:val="en-US"/>
        </w:rPr>
        <w:t>.</w:t>
      </w:r>
      <w:del w:id="4" w:author="Paul Seitlinger" w:date="2025-11-03T15:26:00Z" w16du:dateUtc="2025-11-03T14:26:00Z">
        <w:r w:rsidR="00334F85" w:rsidDel="001E3512">
          <w:rPr>
            <w:lang w:val="en-US"/>
          </w:rPr>
          <w:delText>46</w:delText>
        </w:r>
      </w:del>
      <w:ins w:id="5" w:author="Paul Seitlinger" w:date="2025-11-03T15:26:00Z" w16du:dateUtc="2025-11-03T14:26:00Z">
        <w:r w:rsidR="001E3512">
          <w:rPr>
            <w:lang w:val="en-US"/>
          </w:rPr>
          <w:t>862</w:t>
        </w:r>
      </w:ins>
      <w:r w:rsidR="00334F85">
        <w:rPr>
          <w:lang w:val="en-US"/>
        </w:rPr>
        <w:t>, MSE = 2.</w:t>
      </w:r>
      <w:ins w:id="6" w:author="Paul Seitlinger" w:date="2025-11-03T15:26:00Z" w16du:dateUtc="2025-11-03T14:26:00Z">
        <w:r w:rsidR="001E3512" w:rsidDel="001E3512">
          <w:rPr>
            <w:lang w:val="en-US"/>
          </w:rPr>
          <w:t xml:space="preserve"> </w:t>
        </w:r>
      </w:ins>
      <w:del w:id="7" w:author="Paul Seitlinger" w:date="2025-11-03T15:26:00Z" w16du:dateUtc="2025-11-03T14:26:00Z">
        <w:r w:rsidR="00334F85" w:rsidDel="001E3512">
          <w:rPr>
            <w:lang w:val="en-US"/>
          </w:rPr>
          <w:delText>4</w:delText>
        </w:r>
      </w:del>
      <w:r w:rsidR="00334F85">
        <w:rPr>
          <w:lang w:val="en-US"/>
        </w:rPr>
        <w:t>7</w:t>
      </w:r>
      <w:ins w:id="8" w:author="Paul Seitlinger" w:date="2025-11-03T15:26:00Z" w16du:dateUtc="2025-11-03T14:26:00Z">
        <w:r w:rsidR="001E3512">
          <w:rPr>
            <w:lang w:val="en-US"/>
          </w:rPr>
          <w:t>8</w:t>
        </w:r>
      </w:ins>
      <w:r w:rsidR="00334F85">
        <w:rPr>
          <w:lang w:val="en-US"/>
        </w:rPr>
        <w:t>4, p &lt; .001</w:t>
      </w:r>
      <w:r w:rsidR="00D82E1C">
        <w:rPr>
          <w:lang w:val="en-US"/>
        </w:rPr>
        <w:t xml:space="preserve">: </w:t>
      </w:r>
      <w:r w:rsidR="00357EC4">
        <w:rPr>
          <w:lang w:val="en-US"/>
        </w:rPr>
        <w:t>if</w:t>
      </w:r>
      <w:r w:rsidR="00D82E1C">
        <w:rPr>
          <w:lang w:val="en-US"/>
        </w:rPr>
        <w:t xml:space="preserve"> the queried item </w:t>
      </w:r>
      <w:r w:rsidR="005921FA">
        <w:rPr>
          <w:lang w:val="en-US"/>
        </w:rPr>
        <w:t xml:space="preserve">position </w:t>
      </w:r>
      <w:r w:rsidR="00D82E1C">
        <w:rPr>
          <w:lang w:val="en-US"/>
        </w:rPr>
        <w:t xml:space="preserve">matches the </w:t>
      </w:r>
      <w:r w:rsidR="005921FA">
        <w:rPr>
          <w:lang w:val="en-US"/>
        </w:rPr>
        <w:t xml:space="preserve">position of the </w:t>
      </w:r>
      <w:r w:rsidR="00D82E1C">
        <w:rPr>
          <w:lang w:val="en-US"/>
        </w:rPr>
        <w:t xml:space="preserve">target item, that is, the item that </w:t>
      </w:r>
      <w:r w:rsidR="00357EC4">
        <w:rPr>
          <w:lang w:val="en-US"/>
        </w:rPr>
        <w:t>is refreshed or updated</w:t>
      </w:r>
      <w:r w:rsidR="00D82E1C">
        <w:rPr>
          <w:lang w:val="en-US"/>
        </w:rPr>
        <w:t xml:space="preserve"> by the probe</w:t>
      </w:r>
      <w:r w:rsidR="004B58B6">
        <w:rPr>
          <w:lang w:val="en-US"/>
        </w:rPr>
        <w:t xml:space="preserve"> (in terms of Hz)</w:t>
      </w:r>
      <w:r w:rsidR="00D82E1C">
        <w:rPr>
          <w:lang w:val="en-US"/>
        </w:rPr>
        <w:t xml:space="preserve">, performance is relatively increased than if </w:t>
      </w:r>
      <w:r w:rsidR="00CE66E1">
        <w:rPr>
          <w:lang w:val="en-US"/>
        </w:rPr>
        <w:t>they</w:t>
      </w:r>
      <w:r w:rsidR="00D82E1C">
        <w:rPr>
          <w:lang w:val="en-US"/>
        </w:rPr>
        <w:t xml:space="preserve"> do not match (see Table </w:t>
      </w:r>
      <w:r w:rsidR="005F444E">
        <w:rPr>
          <w:lang w:val="en-US"/>
        </w:rPr>
        <w:t>1</w:t>
      </w:r>
      <w:r w:rsidR="00D82E1C">
        <w:rPr>
          <w:lang w:val="en-US"/>
        </w:rPr>
        <w:t xml:space="preserve"> for the corresponding </w:t>
      </w:r>
      <w:r w:rsidR="009239ED">
        <w:rPr>
          <w:lang w:val="en-US"/>
        </w:rPr>
        <w:t xml:space="preserve">aggregated </w:t>
      </w:r>
      <w:r w:rsidR="00D82E1C">
        <w:rPr>
          <w:lang w:val="en-US"/>
        </w:rPr>
        <w:t xml:space="preserve">means and SDs in Experiment 1 </w:t>
      </w:r>
      <w:r w:rsidR="00347683">
        <w:rPr>
          <w:lang w:val="en-US"/>
        </w:rPr>
        <w:t>vs.</w:t>
      </w:r>
      <w:r w:rsidR="00D82E1C">
        <w:rPr>
          <w:lang w:val="en-US"/>
        </w:rPr>
        <w:t xml:space="preserve"> 2</w:t>
      </w:r>
      <w:r w:rsidR="009472E2">
        <w:rPr>
          <w:lang w:val="en-US"/>
        </w:rPr>
        <w:t xml:space="preserve">; see </w:t>
      </w:r>
      <w:r w:rsidR="009472E2" w:rsidRPr="005921FA">
        <w:rPr>
          <w:lang w:val="en-US"/>
        </w:rPr>
        <w:t>Table</w:t>
      </w:r>
      <w:r w:rsidR="004B58B6">
        <w:rPr>
          <w:lang w:val="en-US"/>
        </w:rPr>
        <w:t>s</w:t>
      </w:r>
      <w:r w:rsidR="009472E2" w:rsidRPr="005921FA">
        <w:rPr>
          <w:lang w:val="en-US"/>
        </w:rPr>
        <w:t xml:space="preserve"> </w:t>
      </w:r>
      <w:r w:rsidR="005921FA" w:rsidRPr="005921FA">
        <w:rPr>
          <w:lang w:val="en-US"/>
        </w:rPr>
        <w:t>4.1</w:t>
      </w:r>
      <w:r w:rsidR="004B58B6">
        <w:rPr>
          <w:lang w:val="en-US"/>
        </w:rPr>
        <w:t xml:space="preserve"> and 4.2</w:t>
      </w:r>
      <w:r w:rsidR="009472E2">
        <w:rPr>
          <w:lang w:val="en-US"/>
        </w:rPr>
        <w:t xml:space="preserve"> for a summary of the </w:t>
      </w:r>
      <w:r w:rsidR="009472E2" w:rsidRPr="006B6E03">
        <w:rPr>
          <w:rFonts w:cs="Times New Roman"/>
          <w:lang w:val="en-US"/>
        </w:rPr>
        <w:t>ANOVA</w:t>
      </w:r>
      <w:r w:rsidR="009472E2">
        <w:rPr>
          <w:rFonts w:cs="Times New Roman"/>
          <w:lang w:val="en-US"/>
        </w:rPr>
        <w:t xml:space="preserve"> </w:t>
      </w:r>
      <w:r w:rsidR="00495E4B">
        <w:rPr>
          <w:rFonts w:cs="Times New Roman"/>
          <w:lang w:val="en-US"/>
        </w:rPr>
        <w:t>results</w:t>
      </w:r>
      <w:r w:rsidR="009472E2">
        <w:rPr>
          <w:rFonts w:cs="Times New Roman"/>
          <w:lang w:val="en-US"/>
        </w:rPr>
        <w:t xml:space="preserve"> from </w:t>
      </w:r>
      <w:r w:rsidR="009472E2">
        <w:rPr>
          <w:lang w:val="en-US"/>
        </w:rPr>
        <w:t xml:space="preserve">Experiment </w:t>
      </w:r>
      <w:r w:rsidR="004B58B6">
        <w:rPr>
          <w:lang w:val="en-US"/>
        </w:rPr>
        <w:t>2 and 1, respectively</w:t>
      </w:r>
      <w:r w:rsidR="00D82E1C">
        <w:rPr>
          <w:lang w:val="en-US"/>
        </w:rPr>
        <w:t xml:space="preserve">). </w:t>
      </w:r>
    </w:p>
    <w:p w14:paraId="01BAA78B" w14:textId="69716FBC" w:rsidR="00C879E7" w:rsidRDefault="001E3512" w:rsidP="00641623">
      <w:pPr>
        <w:rPr>
          <w:lang w:val="en-US"/>
        </w:rPr>
      </w:pPr>
      <w:r>
        <w:rPr>
          <w:lang w:val="en-US"/>
        </w:rPr>
        <w:t>Also,</w:t>
      </w:r>
      <w:r w:rsidR="00C92E50">
        <w:rPr>
          <w:lang w:val="en-US"/>
        </w:rPr>
        <w:t xml:space="preserve"> in accordance with Experiment</w:t>
      </w:r>
      <w:r w:rsidR="007F5556">
        <w:rPr>
          <w:lang w:val="en-US"/>
        </w:rPr>
        <w:t xml:space="preserve"> 1</w:t>
      </w:r>
      <w:r w:rsidR="00C92E50">
        <w:rPr>
          <w:lang w:val="en-US"/>
        </w:rPr>
        <w:t xml:space="preserve">, </w:t>
      </w:r>
      <w:r w:rsidR="007F5556">
        <w:rPr>
          <w:lang w:val="en-US"/>
        </w:rPr>
        <w:t>Experiment 2 shows</w:t>
      </w:r>
      <w:r w:rsidR="00E84D0A">
        <w:rPr>
          <w:lang w:val="en-US"/>
        </w:rPr>
        <w:t xml:space="preserve"> </w:t>
      </w:r>
      <w:r w:rsidR="00D82E1C">
        <w:rPr>
          <w:lang w:val="en-US"/>
        </w:rPr>
        <w:t xml:space="preserve">this </w:t>
      </w:r>
      <w:r w:rsidR="00C92E50">
        <w:rPr>
          <w:lang w:val="en-US"/>
        </w:rPr>
        <w:t xml:space="preserve">interaction between TP and QIP </w:t>
      </w:r>
      <w:r w:rsidR="00E84D0A">
        <w:rPr>
          <w:lang w:val="en-US"/>
        </w:rPr>
        <w:t xml:space="preserve">is significantly </w:t>
      </w:r>
      <w:r w:rsidR="00D82E1C">
        <w:rPr>
          <w:lang w:val="en-US"/>
        </w:rPr>
        <w:t>more pronounced when Target-to-Nontarget Similarity (TNS) is high rather than low</w:t>
      </w:r>
      <w:r w:rsidR="00620B07">
        <w:rPr>
          <w:lang w:val="en-US"/>
        </w:rPr>
        <w:t xml:space="preserve">, </w:t>
      </w:r>
      <w:proofErr w:type="gramStart"/>
      <w:r w:rsidR="00620B07">
        <w:rPr>
          <w:lang w:val="en-US"/>
        </w:rPr>
        <w:t>F</w:t>
      </w:r>
      <w:r w:rsidR="00A01755">
        <w:rPr>
          <w:lang w:val="en-US"/>
        </w:rPr>
        <w:t>(</w:t>
      </w:r>
      <w:proofErr w:type="gramEnd"/>
      <w:r w:rsidR="00DA38B6">
        <w:rPr>
          <w:lang w:val="en-US"/>
        </w:rPr>
        <w:t>1,2</w:t>
      </w:r>
      <w:r>
        <w:rPr>
          <w:lang w:val="en-US"/>
        </w:rPr>
        <w:t>32</w:t>
      </w:r>
      <w:r w:rsidR="00A01755">
        <w:rPr>
          <w:lang w:val="en-US"/>
        </w:rPr>
        <w:t>)</w:t>
      </w:r>
      <w:r w:rsidR="00E7525A">
        <w:rPr>
          <w:lang w:val="en-US"/>
        </w:rPr>
        <w:t xml:space="preserve"> </w:t>
      </w:r>
      <w:r w:rsidR="002F418B">
        <w:rPr>
          <w:lang w:val="en-US"/>
        </w:rPr>
        <w:t>=</w:t>
      </w:r>
      <w:r w:rsidR="00E7525A">
        <w:rPr>
          <w:lang w:val="en-US"/>
        </w:rPr>
        <w:t xml:space="preserve"> </w:t>
      </w:r>
      <w:r>
        <w:rPr>
          <w:lang w:val="en-US"/>
        </w:rPr>
        <w:t>21</w:t>
      </w:r>
      <w:r w:rsidR="002F418B">
        <w:rPr>
          <w:lang w:val="en-US"/>
        </w:rPr>
        <w:t>.</w:t>
      </w:r>
      <w:r>
        <w:rPr>
          <w:lang w:val="en-US"/>
        </w:rPr>
        <w:t>294</w:t>
      </w:r>
      <w:r w:rsidR="002F418B">
        <w:rPr>
          <w:lang w:val="en-US"/>
        </w:rPr>
        <w:t xml:space="preserve">, MSE = </w:t>
      </w:r>
      <w:r>
        <w:rPr>
          <w:lang w:val="en-US"/>
        </w:rPr>
        <w:t>1</w:t>
      </w:r>
      <w:r w:rsidR="002F418B">
        <w:rPr>
          <w:lang w:val="en-US"/>
        </w:rPr>
        <w:t>.</w:t>
      </w:r>
      <w:r>
        <w:rPr>
          <w:lang w:val="en-US"/>
        </w:rPr>
        <w:t>189</w:t>
      </w:r>
      <w:r w:rsidR="007F4C62">
        <w:rPr>
          <w:lang w:val="en-US"/>
        </w:rPr>
        <w:t>, p&lt;.001</w:t>
      </w:r>
      <w:r w:rsidR="00D82E1C">
        <w:rPr>
          <w:lang w:val="en-US"/>
        </w:rPr>
        <w:t xml:space="preserve"> (see Table </w:t>
      </w:r>
      <w:r w:rsidR="003744DD">
        <w:rPr>
          <w:lang w:val="en-US"/>
        </w:rPr>
        <w:t>2</w:t>
      </w:r>
      <w:r w:rsidR="00973AEE">
        <w:rPr>
          <w:lang w:val="en-US"/>
        </w:rPr>
        <w:t xml:space="preserve"> for means and SDs of </w:t>
      </w:r>
      <w:r w:rsidR="009E0D48">
        <w:rPr>
          <w:lang w:val="en-US"/>
        </w:rPr>
        <w:t>this</w:t>
      </w:r>
      <w:r w:rsidR="00973AEE">
        <w:rPr>
          <w:lang w:val="en-US"/>
        </w:rPr>
        <w:t xml:space="preserve"> three-way interaction</w:t>
      </w:r>
      <w:r w:rsidR="00D82E1C">
        <w:rPr>
          <w:lang w:val="en-US"/>
        </w:rPr>
        <w:t>).</w:t>
      </w:r>
      <w:r w:rsidR="00C92E50">
        <w:rPr>
          <w:lang w:val="en-US"/>
        </w:rPr>
        <w:t xml:space="preserve"> </w:t>
      </w:r>
      <w:r w:rsidR="00767C17">
        <w:rPr>
          <w:lang w:val="en-US"/>
        </w:rPr>
        <w:t xml:space="preserve">This means that </w:t>
      </w:r>
      <w:r w:rsidR="00C92E50">
        <w:rPr>
          <w:lang w:val="en-US"/>
        </w:rPr>
        <w:t xml:space="preserve">when </w:t>
      </w:r>
      <w:r w:rsidR="005E37A4">
        <w:rPr>
          <w:lang w:val="en-US"/>
        </w:rPr>
        <w:t xml:space="preserve">the </w:t>
      </w:r>
      <w:r w:rsidR="00C92E50">
        <w:rPr>
          <w:lang w:val="en-US"/>
        </w:rPr>
        <w:t xml:space="preserve">difficulty </w:t>
      </w:r>
      <w:r w:rsidR="005E37A4">
        <w:rPr>
          <w:lang w:val="en-US"/>
        </w:rPr>
        <w:t xml:space="preserve">of the task </w:t>
      </w:r>
      <w:r w:rsidR="00C92E50">
        <w:rPr>
          <w:lang w:val="en-US"/>
        </w:rPr>
        <w:t>increase</w:t>
      </w:r>
      <w:r w:rsidR="002B15E0">
        <w:rPr>
          <w:lang w:val="en-US"/>
        </w:rPr>
        <w:t>s</w:t>
      </w:r>
      <w:r w:rsidR="00C92E50">
        <w:rPr>
          <w:lang w:val="en-US"/>
        </w:rPr>
        <w:t xml:space="preserve"> (i.e., TNS=high), a mismatch between </w:t>
      </w:r>
      <w:r w:rsidR="005921FA">
        <w:rPr>
          <w:lang w:val="en-US"/>
        </w:rPr>
        <w:t xml:space="preserve">the position of the </w:t>
      </w:r>
      <w:r w:rsidR="00C92E50">
        <w:rPr>
          <w:lang w:val="en-US"/>
        </w:rPr>
        <w:t xml:space="preserve">target and </w:t>
      </w:r>
      <w:r w:rsidR="005921FA">
        <w:rPr>
          <w:lang w:val="en-US"/>
        </w:rPr>
        <w:t xml:space="preserve">the queried item </w:t>
      </w:r>
      <w:r w:rsidR="002B15E0">
        <w:rPr>
          <w:lang w:val="en-US"/>
        </w:rPr>
        <w:t>(i.e., TP=1 and QIP=2 or vice versa) impair</w:t>
      </w:r>
      <w:r>
        <w:rPr>
          <w:lang w:val="en-US"/>
        </w:rPr>
        <w:t>s</w:t>
      </w:r>
      <w:r w:rsidR="00C92E50">
        <w:rPr>
          <w:lang w:val="en-US"/>
        </w:rPr>
        <w:t xml:space="preserve"> task performance </w:t>
      </w:r>
      <w:r w:rsidR="002B15E0">
        <w:rPr>
          <w:lang w:val="en-US"/>
        </w:rPr>
        <w:t xml:space="preserve">much more </w:t>
      </w:r>
      <w:r w:rsidR="00C92E50">
        <w:rPr>
          <w:lang w:val="en-US"/>
        </w:rPr>
        <w:t>(</w:t>
      </w:r>
      <w:r w:rsidR="005E37A4">
        <w:rPr>
          <w:lang w:val="en-US"/>
        </w:rPr>
        <w:t>compared</w:t>
      </w:r>
      <w:r w:rsidR="00C92E50">
        <w:rPr>
          <w:lang w:val="en-US"/>
        </w:rPr>
        <w:t xml:space="preserve"> to conditions where </w:t>
      </w:r>
      <w:r w:rsidR="003F62B0">
        <w:rPr>
          <w:lang w:val="en-US"/>
        </w:rPr>
        <w:t>TP</w:t>
      </w:r>
      <w:r w:rsidR="00C92E50">
        <w:rPr>
          <w:lang w:val="en-US"/>
        </w:rPr>
        <w:t xml:space="preserve"> and </w:t>
      </w:r>
      <w:r w:rsidR="003F62B0">
        <w:rPr>
          <w:lang w:val="en-US"/>
        </w:rPr>
        <w:t xml:space="preserve">QIP </w:t>
      </w:r>
      <w:r w:rsidR="00C92E50">
        <w:rPr>
          <w:lang w:val="en-US"/>
        </w:rPr>
        <w:t xml:space="preserve">match) than </w:t>
      </w:r>
      <w:r w:rsidR="005E37A4">
        <w:rPr>
          <w:lang w:val="en-US"/>
        </w:rPr>
        <w:t>when</w:t>
      </w:r>
      <w:r w:rsidR="00671F82">
        <w:rPr>
          <w:lang w:val="en-US"/>
        </w:rPr>
        <w:t xml:space="preserve"> </w:t>
      </w:r>
      <w:r w:rsidR="002B15E0">
        <w:rPr>
          <w:lang w:val="en-US"/>
        </w:rPr>
        <w:t xml:space="preserve">there is a relative decrease in </w:t>
      </w:r>
      <w:r w:rsidR="00671F82">
        <w:rPr>
          <w:lang w:val="en-US"/>
        </w:rPr>
        <w:t>task difficulty (i.e., TNS=low).</w:t>
      </w:r>
    </w:p>
    <w:p w14:paraId="5D249F17" w14:textId="52F71460" w:rsidR="00E7525A" w:rsidRDefault="00C879E7" w:rsidP="00641623">
      <w:pPr>
        <w:rPr>
          <w:lang w:val="en-US"/>
        </w:rPr>
      </w:pPr>
      <w:r>
        <w:rPr>
          <w:lang w:val="en-US"/>
        </w:rPr>
        <w:t>Once more</w:t>
      </w:r>
      <w:r w:rsidR="00D82E1C">
        <w:rPr>
          <w:lang w:val="en-US"/>
        </w:rPr>
        <w:t>,</w:t>
      </w:r>
      <w:r w:rsidR="00484173">
        <w:rPr>
          <w:lang w:val="en-US"/>
        </w:rPr>
        <w:t xml:space="preserve"> TNS </w:t>
      </w:r>
      <w:r w:rsidR="00442834">
        <w:rPr>
          <w:lang w:val="en-US"/>
        </w:rPr>
        <w:t>is found</w:t>
      </w:r>
      <w:r>
        <w:rPr>
          <w:lang w:val="en-US"/>
        </w:rPr>
        <w:t xml:space="preserve"> to be a</w:t>
      </w:r>
      <w:r w:rsidR="00442834">
        <w:rPr>
          <w:lang w:val="en-US"/>
        </w:rPr>
        <w:t xml:space="preserve"> strong </w:t>
      </w:r>
      <w:r w:rsidR="004333F4">
        <w:rPr>
          <w:lang w:val="en-US"/>
        </w:rPr>
        <w:t>factor</w:t>
      </w:r>
      <w:r w:rsidR="00D31FFA">
        <w:rPr>
          <w:lang w:val="en-US"/>
        </w:rPr>
        <w:t>, F(</w:t>
      </w:r>
      <w:r w:rsidR="00E7525A">
        <w:rPr>
          <w:lang w:val="en-US"/>
        </w:rPr>
        <w:t>1,2</w:t>
      </w:r>
      <w:ins w:id="9" w:author="Paul Seitlinger" w:date="2025-11-03T15:30:00Z" w16du:dateUtc="2025-11-03T14:30:00Z">
        <w:r w:rsidR="001E3512">
          <w:rPr>
            <w:lang w:val="en-US"/>
          </w:rPr>
          <w:t>9</w:t>
        </w:r>
      </w:ins>
      <w:del w:id="10" w:author="Paul Seitlinger" w:date="2025-11-03T15:30:00Z" w16du:dateUtc="2025-11-03T14:30:00Z">
        <w:r w:rsidR="00E7525A" w:rsidDel="001E3512">
          <w:rPr>
            <w:lang w:val="en-US"/>
          </w:rPr>
          <w:delText>5</w:delText>
        </w:r>
      </w:del>
      <w:r w:rsidR="00D31FFA">
        <w:rPr>
          <w:lang w:val="en-US"/>
        </w:rPr>
        <w:t xml:space="preserve">) = </w:t>
      </w:r>
      <w:ins w:id="11" w:author="Paul Seitlinger" w:date="2025-11-03T15:30:00Z" w16du:dateUtc="2025-11-03T14:30:00Z">
        <w:r w:rsidR="001E3512">
          <w:rPr>
            <w:lang w:val="en-US"/>
          </w:rPr>
          <w:t>58</w:t>
        </w:r>
      </w:ins>
      <w:del w:id="12" w:author="Paul Seitlinger" w:date="2025-11-03T15:30:00Z" w16du:dateUtc="2025-11-03T14:30:00Z">
        <w:r w:rsidR="00E7525A" w:rsidDel="001E3512">
          <w:rPr>
            <w:lang w:val="en-US"/>
          </w:rPr>
          <w:delText>47</w:delText>
        </w:r>
      </w:del>
      <w:r w:rsidR="00E7525A">
        <w:rPr>
          <w:lang w:val="en-US"/>
        </w:rPr>
        <w:t>.</w:t>
      </w:r>
      <w:del w:id="13" w:author="Paul Seitlinger" w:date="2025-11-03T15:30:00Z" w16du:dateUtc="2025-11-03T14:30:00Z">
        <w:r w:rsidR="00E7525A" w:rsidDel="001E3512">
          <w:rPr>
            <w:lang w:val="en-US"/>
          </w:rPr>
          <w:delText>4</w:delText>
        </w:r>
      </w:del>
      <w:ins w:id="14" w:author="Paul Seitlinger" w:date="2025-11-03T15:30:00Z" w16du:dateUtc="2025-11-03T14:30:00Z">
        <w:r w:rsidR="001E3512">
          <w:rPr>
            <w:lang w:val="en-US"/>
          </w:rPr>
          <w:t>17</w:t>
        </w:r>
      </w:ins>
      <w:r w:rsidR="00E7525A">
        <w:rPr>
          <w:lang w:val="en-US"/>
        </w:rPr>
        <w:t xml:space="preserve">, MSE = </w:t>
      </w:r>
      <w:ins w:id="15" w:author="Paul Seitlinger" w:date="2025-11-03T15:31:00Z" w16du:dateUtc="2025-11-03T14:31:00Z">
        <w:r w:rsidR="001E3512">
          <w:rPr>
            <w:lang w:val="en-US"/>
          </w:rPr>
          <w:t>3</w:t>
        </w:r>
      </w:ins>
      <w:del w:id="16" w:author="Paul Seitlinger" w:date="2025-11-03T15:31:00Z" w16du:dateUtc="2025-11-03T14:31:00Z">
        <w:r w:rsidR="00E7525A" w:rsidDel="001E3512">
          <w:rPr>
            <w:lang w:val="en-US"/>
          </w:rPr>
          <w:delText>2</w:delText>
        </w:r>
      </w:del>
      <w:r w:rsidR="00E7525A">
        <w:rPr>
          <w:lang w:val="en-US"/>
        </w:rPr>
        <w:t>.</w:t>
      </w:r>
      <w:del w:id="17" w:author="Paul Seitlinger" w:date="2025-11-03T15:31:00Z" w16du:dateUtc="2025-11-03T14:31:00Z">
        <w:r w:rsidR="00E7525A" w:rsidDel="001E3512">
          <w:rPr>
            <w:lang w:val="en-US"/>
          </w:rPr>
          <w:delText>711</w:delText>
        </w:r>
      </w:del>
      <w:ins w:id="18" w:author="Paul Seitlinger" w:date="2025-11-03T15:31:00Z" w16du:dateUtc="2025-11-03T14:31:00Z">
        <w:r w:rsidR="001E3512">
          <w:rPr>
            <w:lang w:val="en-US"/>
          </w:rPr>
          <w:t>694</w:t>
        </w:r>
      </w:ins>
      <w:r w:rsidR="00186519">
        <w:rPr>
          <w:lang w:val="en-US"/>
        </w:rPr>
        <w:t>, p&lt;.001</w:t>
      </w:r>
      <w:r w:rsidR="00D31FFA">
        <w:rPr>
          <w:lang w:val="en-US"/>
        </w:rPr>
        <w:t>,</w:t>
      </w:r>
      <w:r w:rsidR="00484173">
        <w:rPr>
          <w:lang w:val="en-US"/>
        </w:rPr>
        <w:t xml:space="preserve"> </w:t>
      </w:r>
      <w:r w:rsidR="000031D5">
        <w:rPr>
          <w:lang w:val="en-US"/>
        </w:rPr>
        <w:t xml:space="preserve">which makes </w:t>
      </w:r>
      <w:r w:rsidR="00484173">
        <w:rPr>
          <w:lang w:val="en-US"/>
        </w:rPr>
        <w:t>performance</w:t>
      </w:r>
      <w:r w:rsidR="00D82E1C">
        <w:rPr>
          <w:lang w:val="en-US"/>
        </w:rPr>
        <w:t xml:space="preserve"> </w:t>
      </w:r>
      <w:r w:rsidR="000031D5">
        <w:rPr>
          <w:lang w:val="en-US"/>
        </w:rPr>
        <w:t xml:space="preserve">relatively </w:t>
      </w:r>
      <w:r w:rsidR="00723A22">
        <w:rPr>
          <w:lang w:val="en-US"/>
        </w:rPr>
        <w:t>increase</w:t>
      </w:r>
      <w:r w:rsidR="000031D5">
        <w:rPr>
          <w:lang w:val="en-US"/>
        </w:rPr>
        <w:t xml:space="preserve"> </w:t>
      </w:r>
      <w:r w:rsidR="00357EC4">
        <w:rPr>
          <w:lang w:val="en-US"/>
        </w:rPr>
        <w:t xml:space="preserve">when </w:t>
      </w:r>
      <w:r w:rsidR="00484173">
        <w:rPr>
          <w:lang w:val="en-US"/>
        </w:rPr>
        <w:t xml:space="preserve">it </w:t>
      </w:r>
      <w:r w:rsidR="00D82E1C">
        <w:rPr>
          <w:lang w:val="en-US"/>
        </w:rPr>
        <w:t>is low (</w:t>
      </w:r>
      <w:r w:rsidR="00FA4C82">
        <w:rPr>
          <w:lang w:val="en-US"/>
        </w:rPr>
        <w:t>M=</w:t>
      </w:r>
      <w:r w:rsidR="00B50381">
        <w:rPr>
          <w:lang w:val="en-US"/>
        </w:rPr>
        <w:t>0</w:t>
      </w:r>
      <w:r w:rsidR="00FA4C82">
        <w:rPr>
          <w:lang w:val="en-US"/>
        </w:rPr>
        <w:t>.7</w:t>
      </w:r>
      <w:ins w:id="19" w:author="Paul Seitlinger" w:date="2025-11-03T15:32:00Z" w16du:dateUtc="2025-11-03T14:32:00Z">
        <w:r w:rsidR="001E3512">
          <w:rPr>
            <w:lang w:val="en-US"/>
          </w:rPr>
          <w:t>7</w:t>
        </w:r>
      </w:ins>
      <w:del w:id="20" w:author="Paul Seitlinger" w:date="2025-11-03T15:32:00Z" w16du:dateUtc="2025-11-03T14:32:00Z">
        <w:r w:rsidR="00FA4C82" w:rsidDel="001E3512">
          <w:rPr>
            <w:lang w:val="en-US"/>
          </w:rPr>
          <w:delText>9</w:delText>
        </w:r>
      </w:del>
      <w:r w:rsidR="00FA4C82">
        <w:rPr>
          <w:lang w:val="en-US"/>
        </w:rPr>
        <w:t>, SD=</w:t>
      </w:r>
      <w:r w:rsidR="00B50381">
        <w:rPr>
          <w:lang w:val="en-US"/>
        </w:rPr>
        <w:t>0</w:t>
      </w:r>
      <w:r w:rsidR="00FA4C82">
        <w:rPr>
          <w:lang w:val="en-US"/>
        </w:rPr>
        <w:t>.2</w:t>
      </w:r>
      <w:ins w:id="21" w:author="Paul Seitlinger" w:date="2025-11-03T15:32:00Z" w16du:dateUtc="2025-11-03T14:32:00Z">
        <w:r w:rsidR="001E3512">
          <w:rPr>
            <w:lang w:val="en-US"/>
          </w:rPr>
          <w:t>8</w:t>
        </w:r>
      </w:ins>
      <w:del w:id="22" w:author="Paul Seitlinger" w:date="2025-11-03T15:32:00Z" w16du:dateUtc="2025-11-03T14:32:00Z">
        <w:r w:rsidR="00FA4C82" w:rsidDel="001E3512">
          <w:rPr>
            <w:lang w:val="en-US"/>
          </w:rPr>
          <w:delText>7</w:delText>
        </w:r>
      </w:del>
      <w:r w:rsidR="00D82E1C">
        <w:rPr>
          <w:lang w:val="en-US"/>
        </w:rPr>
        <w:t xml:space="preserve">) </w:t>
      </w:r>
      <w:r w:rsidR="007819CA">
        <w:rPr>
          <w:lang w:val="en-US"/>
        </w:rPr>
        <w:t xml:space="preserve">and </w:t>
      </w:r>
      <w:r w:rsidR="00C171F1">
        <w:rPr>
          <w:lang w:val="en-US"/>
        </w:rPr>
        <w:t xml:space="preserve">relatively </w:t>
      </w:r>
      <w:r w:rsidR="00723A22">
        <w:rPr>
          <w:lang w:val="en-US"/>
        </w:rPr>
        <w:t xml:space="preserve">decrease </w:t>
      </w:r>
      <w:r w:rsidR="000031D5">
        <w:rPr>
          <w:lang w:val="en-US"/>
        </w:rPr>
        <w:t xml:space="preserve">when </w:t>
      </w:r>
      <w:r w:rsidR="00DB1D35">
        <w:rPr>
          <w:lang w:val="en-US"/>
        </w:rPr>
        <w:t>it</w:t>
      </w:r>
      <w:r w:rsidR="004B58B6">
        <w:rPr>
          <w:lang w:val="en-US"/>
        </w:rPr>
        <w:t xml:space="preserve"> is</w:t>
      </w:r>
      <w:r w:rsidR="00DB1D35">
        <w:rPr>
          <w:lang w:val="en-US"/>
        </w:rPr>
        <w:t xml:space="preserve"> </w:t>
      </w:r>
      <w:r w:rsidR="00D82E1C">
        <w:rPr>
          <w:lang w:val="en-US"/>
        </w:rPr>
        <w:t>high (</w:t>
      </w:r>
      <w:r w:rsidR="00FA4C82">
        <w:rPr>
          <w:lang w:val="en-US"/>
        </w:rPr>
        <w:t>M=</w:t>
      </w:r>
      <w:r w:rsidR="00B50381">
        <w:rPr>
          <w:lang w:val="en-US"/>
        </w:rPr>
        <w:t>0</w:t>
      </w:r>
      <w:r w:rsidR="00FA4C82">
        <w:rPr>
          <w:lang w:val="en-US"/>
        </w:rPr>
        <w:t>.6</w:t>
      </w:r>
      <w:ins w:id="23" w:author="Paul Seitlinger" w:date="2025-11-03T15:32:00Z" w16du:dateUtc="2025-11-03T14:32:00Z">
        <w:r w:rsidR="001E3512">
          <w:rPr>
            <w:lang w:val="en-US"/>
          </w:rPr>
          <w:t>0</w:t>
        </w:r>
      </w:ins>
      <w:del w:id="24" w:author="Paul Seitlinger" w:date="2025-11-03T15:32:00Z" w16du:dateUtc="2025-11-03T14:32:00Z">
        <w:r w:rsidR="00FA4C82" w:rsidDel="001E3512">
          <w:rPr>
            <w:lang w:val="en-US"/>
          </w:rPr>
          <w:delText>2</w:delText>
        </w:r>
      </w:del>
      <w:r w:rsidR="00FA4C82">
        <w:rPr>
          <w:lang w:val="en-US"/>
        </w:rPr>
        <w:t>, SD=</w:t>
      </w:r>
      <w:r w:rsidR="00B50381">
        <w:rPr>
          <w:lang w:val="en-US"/>
        </w:rPr>
        <w:t>0</w:t>
      </w:r>
      <w:r w:rsidR="00FA4C82">
        <w:rPr>
          <w:lang w:val="en-US"/>
        </w:rPr>
        <w:t>.3</w:t>
      </w:r>
      <w:ins w:id="25" w:author="Paul Seitlinger" w:date="2025-11-03T15:32:00Z" w16du:dateUtc="2025-11-03T14:32:00Z">
        <w:r w:rsidR="001E3512">
          <w:rPr>
            <w:lang w:val="en-US"/>
          </w:rPr>
          <w:t>9</w:t>
        </w:r>
      </w:ins>
      <w:del w:id="26" w:author="Paul Seitlinger" w:date="2025-11-03T15:32:00Z" w16du:dateUtc="2025-11-03T14:32:00Z">
        <w:r w:rsidR="00FA4C82" w:rsidDel="001E3512">
          <w:rPr>
            <w:lang w:val="en-US"/>
          </w:rPr>
          <w:delText>8</w:delText>
        </w:r>
      </w:del>
      <w:r w:rsidR="00D82E1C">
        <w:rPr>
          <w:lang w:val="en-US"/>
        </w:rPr>
        <w:t>).</w:t>
      </w:r>
    </w:p>
    <w:p w14:paraId="78670E0C" w14:textId="77777777" w:rsidR="00CE6DE5" w:rsidRDefault="00CE6DE5" w:rsidP="00641623">
      <w:pPr>
        <w:rPr>
          <w:rFonts w:cs="Times New Roman"/>
          <w:b/>
          <w:bCs/>
          <w:szCs w:val="22"/>
          <w:lang w:val="en-US"/>
        </w:rPr>
      </w:pPr>
    </w:p>
    <w:p w14:paraId="3E553DC1" w14:textId="3FD86DD1" w:rsidR="00641623" w:rsidRPr="00436BC1" w:rsidRDefault="00641623" w:rsidP="00641623">
      <w:pPr>
        <w:rPr>
          <w:rFonts w:cs="Times New Roman"/>
          <w:b/>
          <w:bCs/>
          <w:szCs w:val="22"/>
          <w:lang w:val="en-US"/>
        </w:rPr>
      </w:pPr>
      <w:r w:rsidRPr="00436BC1">
        <w:rPr>
          <w:rFonts w:cs="Times New Roman"/>
          <w:b/>
          <w:bCs/>
          <w:szCs w:val="22"/>
          <w:lang w:val="en-US"/>
        </w:rPr>
        <w:t xml:space="preserve">Table </w:t>
      </w:r>
      <w:r>
        <w:rPr>
          <w:rFonts w:cs="Times New Roman"/>
          <w:b/>
          <w:bCs/>
          <w:szCs w:val="22"/>
          <w:lang w:val="en-US"/>
        </w:rPr>
        <w:t>1</w:t>
      </w:r>
      <w:r w:rsidRPr="00436BC1">
        <w:rPr>
          <w:rFonts w:cs="Times New Roman"/>
          <w:b/>
          <w:bCs/>
          <w:szCs w:val="22"/>
          <w:lang w:val="en-US"/>
        </w:rPr>
        <w:t xml:space="preserve">. </w:t>
      </w:r>
      <w:r w:rsidR="00BE7C85">
        <w:rPr>
          <w:rFonts w:cs="Times New Roman"/>
          <w:b/>
          <w:bCs/>
          <w:szCs w:val="22"/>
          <w:lang w:val="en-US"/>
        </w:rPr>
        <w:t>M</w:t>
      </w:r>
      <w:r>
        <w:rPr>
          <w:rFonts w:cs="Times New Roman"/>
          <w:b/>
          <w:bCs/>
          <w:szCs w:val="22"/>
          <w:lang w:val="en-US"/>
        </w:rPr>
        <w:t xml:space="preserve">eans (and </w:t>
      </w:r>
      <w:r w:rsidRPr="00641623">
        <w:rPr>
          <w:rFonts w:cs="Times New Roman"/>
          <w:b/>
          <w:bCs/>
          <w:szCs w:val="22"/>
          <w:lang w:val="en-US"/>
        </w:rPr>
        <w:t>SDs</w:t>
      </w:r>
      <w:r>
        <w:rPr>
          <w:rFonts w:cs="Times New Roman"/>
          <w:b/>
          <w:bCs/>
          <w:szCs w:val="22"/>
          <w:lang w:val="en-US"/>
        </w:rPr>
        <w:t xml:space="preserve">) for </w:t>
      </w:r>
      <w:r w:rsidR="002A7A57">
        <w:rPr>
          <w:rFonts w:cs="Times New Roman"/>
          <w:b/>
          <w:bCs/>
          <w:szCs w:val="22"/>
          <w:lang w:val="en-US"/>
        </w:rPr>
        <w:t xml:space="preserve">(error-corrected) </w:t>
      </w:r>
      <w:r>
        <w:rPr>
          <w:rFonts w:cs="Times New Roman"/>
          <w:b/>
          <w:bCs/>
          <w:szCs w:val="22"/>
          <w:lang w:val="en-US"/>
        </w:rPr>
        <w:t>percent correct</w:t>
      </w:r>
      <w:r w:rsidR="00EB184C">
        <w:rPr>
          <w:rFonts w:cs="Times New Roman"/>
          <w:b/>
          <w:bCs/>
          <w:szCs w:val="22"/>
          <w:lang w:val="en-US"/>
        </w:rPr>
        <w:t xml:space="preserve">, </w:t>
      </w:r>
      <w:r w:rsidRPr="00EB184C">
        <w:rPr>
          <w:rFonts w:cs="Times New Roman"/>
          <w:b/>
          <w:bCs/>
          <w:i/>
          <w:iCs/>
          <w:szCs w:val="22"/>
          <w:lang w:val="en-US"/>
        </w:rPr>
        <w:t>p</w:t>
      </w:r>
      <w:r>
        <w:rPr>
          <w:rFonts w:cs="Times New Roman"/>
          <w:b/>
          <w:bCs/>
          <w:szCs w:val="22"/>
          <w:lang w:val="en-US"/>
        </w:rPr>
        <w:t>(</w:t>
      </w:r>
      <w:r w:rsidRPr="00EB184C">
        <w:rPr>
          <w:rFonts w:cs="Times New Roman"/>
          <w:b/>
          <w:bCs/>
          <w:i/>
          <w:iCs/>
          <w:szCs w:val="22"/>
          <w:lang w:val="en-US"/>
        </w:rPr>
        <w:t>c</w:t>
      </w:r>
      <w:r>
        <w:rPr>
          <w:rFonts w:cs="Times New Roman"/>
          <w:b/>
          <w:bCs/>
          <w:szCs w:val="22"/>
          <w:lang w:val="en-US"/>
        </w:rPr>
        <w:t>)</w:t>
      </w:r>
      <w:r w:rsidR="00EB184C">
        <w:rPr>
          <w:rFonts w:cs="Times New Roman"/>
          <w:b/>
          <w:bCs/>
          <w:szCs w:val="22"/>
          <w:lang w:val="en-US"/>
        </w:rPr>
        <w:t>,</w:t>
      </w:r>
      <w:r>
        <w:rPr>
          <w:rFonts w:cs="Times New Roman"/>
          <w:b/>
          <w:bCs/>
          <w:szCs w:val="22"/>
          <w:lang w:val="en-US"/>
        </w:rPr>
        <w:t xml:space="preserve"> </w:t>
      </w:r>
      <w:r w:rsidR="00EB184C">
        <w:rPr>
          <w:rFonts w:cs="Times New Roman"/>
          <w:b/>
          <w:bCs/>
          <w:szCs w:val="22"/>
          <w:lang w:val="en-US"/>
        </w:rPr>
        <w:t>as a function of</w:t>
      </w:r>
      <w:r>
        <w:rPr>
          <w:rFonts w:cs="Times New Roman"/>
          <w:b/>
          <w:bCs/>
          <w:szCs w:val="22"/>
          <w:lang w:val="en-US"/>
        </w:rPr>
        <w:t xml:space="preserve"> </w:t>
      </w:r>
      <w:r w:rsidRPr="00B759CA">
        <w:rPr>
          <w:rFonts w:cs="Times New Roman"/>
          <w:b/>
          <w:bCs/>
          <w:szCs w:val="22"/>
          <w:lang w:val="en-US"/>
        </w:rPr>
        <w:t>Target Position</w:t>
      </w:r>
      <w:r w:rsidRPr="00436BC1">
        <w:rPr>
          <w:rFonts w:cs="Times New Roman"/>
          <w:b/>
          <w:bCs/>
          <w:szCs w:val="22"/>
          <w:lang w:val="en-US"/>
        </w:rPr>
        <w:t xml:space="preserve"> </w:t>
      </w:r>
      <w:r w:rsidR="001E5776">
        <w:rPr>
          <w:rFonts w:cs="Times New Roman"/>
          <w:b/>
          <w:bCs/>
          <w:szCs w:val="22"/>
          <w:lang w:val="en-US"/>
        </w:rPr>
        <w:t xml:space="preserve">(TP) </w:t>
      </w:r>
      <w:r w:rsidRPr="00436BC1">
        <w:rPr>
          <w:rFonts w:cs="Times New Roman"/>
          <w:b/>
          <w:bCs/>
          <w:szCs w:val="22"/>
          <w:lang w:val="en-US"/>
        </w:rPr>
        <w:t xml:space="preserve">and </w:t>
      </w:r>
      <w:r w:rsidR="00B759CA">
        <w:rPr>
          <w:rFonts w:cs="Times New Roman"/>
          <w:b/>
          <w:bCs/>
          <w:szCs w:val="22"/>
          <w:lang w:val="en-US"/>
        </w:rPr>
        <w:t>Queried Item Position (</w:t>
      </w:r>
      <w:r w:rsidRPr="00B759CA">
        <w:rPr>
          <w:rFonts w:cs="Times New Roman"/>
          <w:b/>
          <w:bCs/>
          <w:szCs w:val="22"/>
          <w:lang w:val="en-US"/>
        </w:rPr>
        <w:t>QIP</w:t>
      </w:r>
      <w:r w:rsidR="00B759CA">
        <w:rPr>
          <w:rFonts w:cs="Times New Roman"/>
          <w:b/>
          <w:bCs/>
          <w:szCs w:val="22"/>
          <w:lang w:val="en-US"/>
        </w:rPr>
        <w:t>)</w:t>
      </w:r>
      <w:r w:rsidR="00CE6DE5">
        <w:rPr>
          <w:rFonts w:cs="Times New Roman"/>
          <w:b/>
          <w:bCs/>
          <w:szCs w:val="22"/>
          <w:lang w:val="en-US"/>
        </w:rPr>
        <w:t xml:space="preserve"> </w:t>
      </w:r>
      <w:r w:rsidR="00682033">
        <w:rPr>
          <w:rFonts w:cs="Times New Roman"/>
          <w:b/>
          <w:bCs/>
          <w:szCs w:val="22"/>
          <w:lang w:val="en-US"/>
        </w:rPr>
        <w:t xml:space="preserve">from Experiment 1 </w:t>
      </w:r>
      <w:r w:rsidR="001A0824">
        <w:rPr>
          <w:rFonts w:cs="Times New Roman"/>
          <w:b/>
          <w:bCs/>
          <w:szCs w:val="22"/>
          <w:lang w:val="en-US"/>
        </w:rPr>
        <w:t>(</w:t>
      </w:r>
      <w:r w:rsidR="00E00410">
        <w:rPr>
          <w:rFonts w:cs="Times New Roman"/>
          <w:b/>
          <w:bCs/>
          <w:szCs w:val="22"/>
          <w:lang w:val="en-US"/>
        </w:rPr>
        <w:t xml:space="preserve">sample size </w:t>
      </w:r>
      <w:r w:rsidR="001A0824" w:rsidRPr="00E00410">
        <w:rPr>
          <w:rFonts w:cs="Times New Roman"/>
          <w:b/>
          <w:bCs/>
          <w:i/>
          <w:iCs/>
          <w:szCs w:val="22"/>
          <w:lang w:val="en-US"/>
        </w:rPr>
        <w:t>N</w:t>
      </w:r>
      <w:r w:rsidR="001A0824">
        <w:rPr>
          <w:rFonts w:cs="Times New Roman"/>
          <w:b/>
          <w:bCs/>
          <w:szCs w:val="22"/>
          <w:lang w:val="en-US"/>
        </w:rPr>
        <w:t xml:space="preserve"> = 3</w:t>
      </w:r>
      <w:r w:rsidR="001E3512">
        <w:rPr>
          <w:rFonts w:cs="Times New Roman"/>
          <w:b/>
          <w:bCs/>
          <w:szCs w:val="22"/>
          <w:lang w:val="en-US"/>
        </w:rPr>
        <w:t>0</w:t>
      </w:r>
      <w:r w:rsidR="001A0824">
        <w:rPr>
          <w:rFonts w:cs="Times New Roman"/>
          <w:b/>
          <w:bCs/>
          <w:szCs w:val="22"/>
          <w:lang w:val="en-US"/>
        </w:rPr>
        <w:t xml:space="preserve">) </w:t>
      </w:r>
      <w:r w:rsidR="00682033">
        <w:rPr>
          <w:rFonts w:cs="Times New Roman"/>
          <w:b/>
          <w:bCs/>
          <w:szCs w:val="22"/>
          <w:lang w:val="en-US"/>
        </w:rPr>
        <w:t xml:space="preserve">and </w:t>
      </w:r>
      <w:r w:rsidR="00E00410">
        <w:rPr>
          <w:rFonts w:cs="Times New Roman"/>
          <w:b/>
          <w:bCs/>
          <w:szCs w:val="22"/>
          <w:lang w:val="en-US"/>
        </w:rPr>
        <w:t xml:space="preserve">Experiment </w:t>
      </w:r>
      <w:r w:rsidR="00CE6DE5">
        <w:rPr>
          <w:rFonts w:cs="Times New Roman"/>
          <w:b/>
          <w:bCs/>
          <w:szCs w:val="22"/>
          <w:lang w:val="en-US"/>
        </w:rPr>
        <w:t>2</w:t>
      </w:r>
      <w:r w:rsidR="001A0824">
        <w:rPr>
          <w:rFonts w:cs="Times New Roman"/>
          <w:b/>
          <w:bCs/>
          <w:szCs w:val="22"/>
          <w:lang w:val="en-US"/>
        </w:rPr>
        <w:t xml:space="preserve"> (</w:t>
      </w:r>
      <w:r w:rsidR="001A0824" w:rsidRPr="00E00410">
        <w:rPr>
          <w:rFonts w:cs="Times New Roman"/>
          <w:b/>
          <w:bCs/>
          <w:i/>
          <w:iCs/>
          <w:szCs w:val="22"/>
          <w:lang w:val="en-US"/>
        </w:rPr>
        <w:t>N</w:t>
      </w:r>
      <w:r w:rsidR="001A0824">
        <w:rPr>
          <w:rFonts w:cs="Times New Roman"/>
          <w:b/>
          <w:bCs/>
          <w:szCs w:val="22"/>
          <w:lang w:val="en-US"/>
        </w:rPr>
        <w:t xml:space="preserve"> = 2</w:t>
      </w:r>
      <w:r w:rsidR="00753D5B">
        <w:rPr>
          <w:rFonts w:cs="Times New Roman"/>
          <w:b/>
          <w:bCs/>
          <w:szCs w:val="22"/>
          <w:lang w:val="en-US"/>
        </w:rPr>
        <w:t>6</w:t>
      </w:r>
      <w:r w:rsidR="001A0824">
        <w:rPr>
          <w:rFonts w:cs="Times New Roman"/>
          <w:b/>
          <w:bCs/>
          <w:szCs w:val="22"/>
          <w:lang w:val="en-US"/>
        </w:rPr>
        <w:t>)</w:t>
      </w:r>
    </w:p>
    <w:tbl>
      <w:tblPr>
        <w:tblStyle w:val="Tabellenraster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7"/>
        <w:gridCol w:w="1667"/>
        <w:gridCol w:w="1843"/>
        <w:gridCol w:w="1559"/>
        <w:gridCol w:w="1985"/>
      </w:tblGrid>
      <w:tr w:rsidR="000E3DA4" w:rsidRPr="00436BC1" w14:paraId="6D447969" w14:textId="77777777" w:rsidTr="00723A22">
        <w:tc>
          <w:tcPr>
            <w:tcW w:w="1877" w:type="dxa"/>
            <w:tcBorders>
              <w:bottom w:val="nil"/>
            </w:tcBorders>
          </w:tcPr>
          <w:p w14:paraId="0CE289DA" w14:textId="7D14F032" w:rsidR="000E3DA4" w:rsidRDefault="000E3DA4" w:rsidP="000E3DA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3510" w:type="dxa"/>
            <w:gridSpan w:val="2"/>
          </w:tcPr>
          <w:p w14:paraId="69CF33C7" w14:textId="6A404E1F" w:rsidR="000E3DA4" w:rsidRPr="000E3DA4" w:rsidRDefault="000E3DA4" w:rsidP="00D31FFA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Experiment 1</w:t>
            </w:r>
          </w:p>
        </w:tc>
        <w:tc>
          <w:tcPr>
            <w:tcW w:w="3544" w:type="dxa"/>
            <w:gridSpan w:val="2"/>
          </w:tcPr>
          <w:p w14:paraId="4D02535A" w14:textId="138C82D7" w:rsidR="000E3DA4" w:rsidRPr="0057759D" w:rsidRDefault="0057759D" w:rsidP="000E3DA4">
            <w:pPr>
              <w:rPr>
                <w:rFonts w:cs="Times New Roman"/>
                <w:szCs w:val="22"/>
                <w:lang w:val="en-US"/>
              </w:rPr>
            </w:pPr>
            <w:r w:rsidRPr="0057759D">
              <w:rPr>
                <w:rFonts w:cs="Times New Roman"/>
                <w:szCs w:val="22"/>
                <w:lang w:val="en-US"/>
              </w:rPr>
              <w:t>Experiment 2</w:t>
            </w:r>
          </w:p>
        </w:tc>
      </w:tr>
      <w:tr w:rsidR="000E3DA4" w:rsidRPr="00436BC1" w14:paraId="009BD8F7" w14:textId="77777777" w:rsidTr="00723A22">
        <w:tc>
          <w:tcPr>
            <w:tcW w:w="1877" w:type="dxa"/>
            <w:tcBorders>
              <w:bottom w:val="nil"/>
            </w:tcBorders>
          </w:tcPr>
          <w:p w14:paraId="672EE3A3" w14:textId="43065D2E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3510" w:type="dxa"/>
            <w:gridSpan w:val="2"/>
          </w:tcPr>
          <w:p w14:paraId="6F515AB4" w14:textId="7A7B9405" w:rsidR="000E3DA4" w:rsidRDefault="000E3DA4" w:rsidP="00347683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QIP</w:t>
            </w:r>
          </w:p>
        </w:tc>
        <w:tc>
          <w:tcPr>
            <w:tcW w:w="3544" w:type="dxa"/>
            <w:gridSpan w:val="2"/>
          </w:tcPr>
          <w:p w14:paraId="0CDFCBD8" w14:textId="71EA7B8D" w:rsidR="000E3DA4" w:rsidRPr="00436BC1" w:rsidRDefault="00347683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QIP</w:t>
            </w:r>
          </w:p>
        </w:tc>
      </w:tr>
      <w:tr w:rsidR="000E3DA4" w:rsidRPr="00436BC1" w14:paraId="5ECFF2D5" w14:textId="77777777" w:rsidTr="00723A22">
        <w:tc>
          <w:tcPr>
            <w:tcW w:w="18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5DF37BF" w14:textId="5C963C52" w:rsidR="000E3DA4" w:rsidRPr="006706FF" w:rsidRDefault="000E3DA4" w:rsidP="000E3DA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6706FF">
              <w:rPr>
                <w:rFonts w:cs="Times New Roman"/>
                <w:i/>
                <w:iCs/>
                <w:szCs w:val="22"/>
                <w:lang w:val="en-US"/>
              </w:rPr>
              <w:t>TP</w:t>
            </w:r>
          </w:p>
        </w:tc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6000B56" w14:textId="685A61C8" w:rsidR="000E3DA4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4ABFA8C0" w14:textId="6E662C1E" w:rsidR="000E3DA4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0F6A8730" w14:textId="02AEC674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14:paraId="04D0F191" w14:textId="77777777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2</w:t>
            </w:r>
          </w:p>
        </w:tc>
      </w:tr>
      <w:tr w:rsidR="000E3DA4" w:rsidRPr="00436BC1" w14:paraId="76CFA893" w14:textId="77777777" w:rsidTr="00723A22">
        <w:tc>
          <w:tcPr>
            <w:tcW w:w="1877" w:type="dxa"/>
            <w:tcBorders>
              <w:top w:val="single" w:sz="4" w:space="0" w:color="auto"/>
              <w:right w:val="single" w:sz="4" w:space="0" w:color="auto"/>
            </w:tcBorders>
          </w:tcPr>
          <w:p w14:paraId="6AA3C731" w14:textId="77777777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</w:tcBorders>
          </w:tcPr>
          <w:p w14:paraId="31614CDD" w14:textId="20A6320B" w:rsidR="000E3DA4" w:rsidRDefault="001A082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.48 (.26)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CCE8788" w14:textId="4D17C047" w:rsidR="000E3DA4" w:rsidRDefault="00B65A39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.29 (.41)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81D9FA2" w14:textId="7BADDB13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.7</w:t>
            </w:r>
            <w:ins w:id="27" w:author="Paul Seitlinger" w:date="2025-11-03T15:33:00Z" w16du:dateUtc="2025-11-03T14:33:00Z">
              <w:r w:rsidR="001E3512">
                <w:rPr>
                  <w:rFonts w:cs="Times New Roman"/>
                  <w:szCs w:val="22"/>
                  <w:lang w:val="en-US"/>
                </w:rPr>
                <w:t>0</w:t>
              </w:r>
            </w:ins>
            <w:del w:id="28" w:author="Paul Seitlinger" w:date="2025-11-03T15:33:00Z" w16du:dateUtc="2025-11-03T14:33:00Z">
              <w:r w:rsidDel="001E3512">
                <w:rPr>
                  <w:rFonts w:cs="Times New Roman"/>
                  <w:szCs w:val="22"/>
                  <w:lang w:val="en-US"/>
                </w:rPr>
                <w:delText>3</w:delText>
              </w:r>
            </w:del>
            <w:r>
              <w:rPr>
                <w:rFonts w:cs="Times New Roman"/>
                <w:szCs w:val="22"/>
                <w:lang w:val="en-US"/>
              </w:rPr>
              <w:t xml:space="preserve"> (.</w:t>
            </w:r>
            <w:ins w:id="29" w:author="Paul Seitlinger" w:date="2025-11-03T15:33:00Z" w16du:dateUtc="2025-11-03T14:33:00Z">
              <w:r w:rsidR="001E3512">
                <w:rPr>
                  <w:rFonts w:cs="Times New Roman"/>
                  <w:szCs w:val="22"/>
                  <w:lang w:val="en-US"/>
                </w:rPr>
                <w:t>31</w:t>
              </w:r>
            </w:ins>
            <w:del w:id="30" w:author="Paul Seitlinger" w:date="2025-11-03T15:33:00Z" w16du:dateUtc="2025-11-03T14:33:00Z">
              <w:r w:rsidDel="001E3512">
                <w:rPr>
                  <w:rFonts w:cs="Times New Roman"/>
                  <w:szCs w:val="22"/>
                  <w:lang w:val="en-US"/>
                </w:rPr>
                <w:delText>29</w:delText>
              </w:r>
            </w:del>
            <w:r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381D4DC" w14:textId="2FA657F8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del w:id="31" w:author="Paul Seitlinger" w:date="2025-11-03T15:34:00Z" w16du:dateUtc="2025-11-03T14:34:00Z">
              <w:r w:rsidDel="001E3512">
                <w:rPr>
                  <w:rFonts w:cs="Times New Roman"/>
                  <w:szCs w:val="22"/>
                  <w:lang w:val="en-US"/>
                </w:rPr>
                <w:delText xml:space="preserve">60 </w:delText>
              </w:r>
            </w:del>
            <w:ins w:id="32" w:author="Paul Seitlinger" w:date="2025-11-03T15:34:00Z" w16du:dateUtc="2025-11-03T14:34:00Z">
              <w:r w:rsidR="001E3512">
                <w:rPr>
                  <w:rFonts w:cs="Times New Roman"/>
                  <w:szCs w:val="22"/>
                  <w:lang w:val="en-US"/>
                </w:rPr>
                <w:t xml:space="preserve">59 </w:t>
              </w:r>
            </w:ins>
            <w:r>
              <w:rPr>
                <w:rFonts w:cs="Times New Roman"/>
                <w:szCs w:val="22"/>
                <w:lang w:val="en-US"/>
              </w:rPr>
              <w:t>(.4</w:t>
            </w:r>
            <w:ins w:id="33" w:author="Paul Seitlinger" w:date="2025-11-03T15:34:00Z" w16du:dateUtc="2025-11-03T14:34:00Z">
              <w:r w:rsidR="001E3512">
                <w:rPr>
                  <w:rFonts w:cs="Times New Roman"/>
                  <w:szCs w:val="22"/>
                  <w:lang w:val="en-US"/>
                </w:rPr>
                <w:t>2</w:t>
              </w:r>
            </w:ins>
            <w:del w:id="34" w:author="Paul Seitlinger" w:date="2025-11-03T15:34:00Z" w16du:dateUtc="2025-11-03T14:34:00Z">
              <w:r w:rsidDel="001E3512">
                <w:rPr>
                  <w:rFonts w:cs="Times New Roman"/>
                  <w:szCs w:val="22"/>
                  <w:lang w:val="en-US"/>
                </w:rPr>
                <w:delText>3</w:delText>
              </w:r>
            </w:del>
            <w:r>
              <w:rPr>
                <w:rFonts w:cs="Times New Roman"/>
                <w:szCs w:val="22"/>
                <w:lang w:val="en-US"/>
              </w:rPr>
              <w:t>)</w:t>
            </w:r>
          </w:p>
        </w:tc>
      </w:tr>
      <w:tr w:rsidR="000E3DA4" w:rsidRPr="00436BC1" w14:paraId="724E6648" w14:textId="77777777" w:rsidTr="00723A22">
        <w:tc>
          <w:tcPr>
            <w:tcW w:w="1877" w:type="dxa"/>
            <w:tcBorders>
              <w:bottom w:val="single" w:sz="4" w:space="0" w:color="auto"/>
              <w:right w:val="single" w:sz="4" w:space="0" w:color="auto"/>
            </w:tcBorders>
          </w:tcPr>
          <w:p w14:paraId="1783197F" w14:textId="77777777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lastRenderedPageBreak/>
              <w:t>2</w:t>
            </w: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1D0CFC5F" w14:textId="0AE4A895" w:rsidR="000E3DA4" w:rsidRDefault="00B65A39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.19 (.36)</w:t>
            </w:r>
          </w:p>
        </w:tc>
        <w:tc>
          <w:tcPr>
            <w:tcW w:w="1843" w:type="dxa"/>
          </w:tcPr>
          <w:p w14:paraId="163A7E2A" w14:textId="3716ADE5" w:rsidR="000E3DA4" w:rsidRDefault="00B65A39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.50 (.32)</w:t>
            </w:r>
          </w:p>
        </w:tc>
        <w:tc>
          <w:tcPr>
            <w:tcW w:w="1559" w:type="dxa"/>
          </w:tcPr>
          <w:p w14:paraId="1B75EDFD" w14:textId="008A99A6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.6</w:t>
            </w:r>
            <w:ins w:id="35" w:author="Paul Seitlinger" w:date="2025-11-03T15:34:00Z" w16du:dateUtc="2025-11-03T14:34:00Z">
              <w:r w:rsidR="001E3512">
                <w:rPr>
                  <w:rFonts w:cs="Times New Roman"/>
                  <w:szCs w:val="22"/>
                  <w:lang w:val="en-US"/>
                </w:rPr>
                <w:t>3</w:t>
              </w:r>
            </w:ins>
            <w:del w:id="36" w:author="Paul Seitlinger" w:date="2025-11-03T15:34:00Z" w16du:dateUtc="2025-11-03T14:34:00Z">
              <w:r w:rsidDel="001E3512">
                <w:rPr>
                  <w:rFonts w:cs="Times New Roman"/>
                  <w:szCs w:val="22"/>
                  <w:lang w:val="en-US"/>
                </w:rPr>
                <w:delText>5</w:delText>
              </w:r>
            </w:del>
            <w:r>
              <w:rPr>
                <w:rFonts w:cs="Times New Roman"/>
                <w:szCs w:val="22"/>
                <w:lang w:val="en-US"/>
              </w:rPr>
              <w:t xml:space="preserve"> (.3</w:t>
            </w:r>
            <w:ins w:id="37" w:author="Paul Seitlinger" w:date="2025-11-03T15:34:00Z" w16du:dateUtc="2025-11-03T14:34:00Z">
              <w:r w:rsidR="001E3512">
                <w:rPr>
                  <w:rFonts w:cs="Times New Roman"/>
                  <w:szCs w:val="22"/>
                  <w:lang w:val="en-US"/>
                </w:rPr>
                <w:t>7</w:t>
              </w:r>
            </w:ins>
            <w:del w:id="38" w:author="Paul Seitlinger" w:date="2025-11-03T15:34:00Z" w16du:dateUtc="2025-11-03T14:34:00Z">
              <w:r w:rsidDel="001E3512">
                <w:rPr>
                  <w:rFonts w:cs="Times New Roman"/>
                  <w:szCs w:val="22"/>
                  <w:lang w:val="en-US"/>
                </w:rPr>
                <w:delText>6</w:delText>
              </w:r>
            </w:del>
            <w:r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985" w:type="dxa"/>
          </w:tcPr>
          <w:p w14:paraId="1637B604" w14:textId="00FAC6D1" w:rsidR="000E3DA4" w:rsidRPr="00436BC1" w:rsidRDefault="000E3DA4" w:rsidP="000E3DA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.8</w:t>
            </w:r>
            <w:ins w:id="39" w:author="Paul Seitlinger" w:date="2025-11-03T15:34:00Z" w16du:dateUtc="2025-11-03T14:34:00Z">
              <w:r w:rsidR="001E3512">
                <w:rPr>
                  <w:rFonts w:cs="Times New Roman"/>
                  <w:szCs w:val="22"/>
                  <w:lang w:val="en-US"/>
                </w:rPr>
                <w:t>2</w:t>
              </w:r>
            </w:ins>
            <w:del w:id="40" w:author="Paul Seitlinger" w:date="2025-11-03T15:34:00Z" w16du:dateUtc="2025-11-03T14:34:00Z">
              <w:r w:rsidDel="001E3512">
                <w:rPr>
                  <w:rFonts w:cs="Times New Roman"/>
                  <w:szCs w:val="22"/>
                  <w:lang w:val="en-US"/>
                </w:rPr>
                <w:delText>3</w:delText>
              </w:r>
            </w:del>
            <w:r>
              <w:rPr>
                <w:rFonts w:cs="Times New Roman"/>
                <w:szCs w:val="22"/>
                <w:lang w:val="en-US"/>
              </w:rPr>
              <w:t xml:space="preserve"> (.</w:t>
            </w:r>
            <w:ins w:id="41" w:author="Paul Seitlinger" w:date="2025-11-03T15:34:00Z" w16du:dateUtc="2025-11-03T14:34:00Z">
              <w:r w:rsidR="001E3512">
                <w:rPr>
                  <w:rFonts w:cs="Times New Roman"/>
                  <w:szCs w:val="22"/>
                  <w:lang w:val="en-US"/>
                </w:rPr>
                <w:t>21</w:t>
              </w:r>
            </w:ins>
            <w:del w:id="42" w:author="Paul Seitlinger" w:date="2025-11-03T15:34:00Z" w16du:dateUtc="2025-11-03T14:34:00Z">
              <w:r w:rsidDel="001E3512">
                <w:rPr>
                  <w:rFonts w:cs="Times New Roman"/>
                  <w:szCs w:val="22"/>
                  <w:lang w:val="en-US"/>
                </w:rPr>
                <w:delText>19</w:delText>
              </w:r>
            </w:del>
            <w:r>
              <w:rPr>
                <w:rFonts w:cs="Times New Roman"/>
                <w:szCs w:val="22"/>
                <w:lang w:val="en-US"/>
              </w:rPr>
              <w:t>)</w:t>
            </w:r>
          </w:p>
        </w:tc>
      </w:tr>
    </w:tbl>
    <w:p w14:paraId="44B6C627" w14:textId="4427BAF6" w:rsidR="00641623" w:rsidRPr="00436BC1" w:rsidRDefault="002A7A57" w:rsidP="00641623">
      <w:pPr>
        <w:rPr>
          <w:rFonts w:cs="Times New Roman"/>
          <w:szCs w:val="22"/>
          <w:lang w:val="en-US"/>
        </w:rPr>
      </w:pPr>
      <w:r w:rsidRPr="00BA7656">
        <w:rPr>
          <w:rFonts w:cs="Times New Roman"/>
          <w:i/>
          <w:iCs/>
          <w:szCs w:val="22"/>
          <w:lang w:val="en-US"/>
        </w:rPr>
        <w:t>Note</w:t>
      </w:r>
      <w:r>
        <w:rPr>
          <w:rFonts w:cs="Times New Roman"/>
          <w:szCs w:val="22"/>
          <w:lang w:val="en-US"/>
        </w:rPr>
        <w:t xml:space="preserve">.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</w:t>
      </w:r>
      <w:r>
        <w:rPr>
          <w:rFonts w:cs="Times New Roman"/>
          <w:szCs w:val="22"/>
          <w:lang w:val="en-US"/>
        </w:rPr>
        <w:t xml:space="preserve">) =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correct</w:t>
      </w:r>
      <w:r>
        <w:rPr>
          <w:rFonts w:cs="Times New Roman"/>
          <w:szCs w:val="22"/>
          <w:lang w:val="en-US"/>
        </w:rPr>
        <w:t xml:space="preserve">) –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error</w:t>
      </w:r>
      <w:r>
        <w:rPr>
          <w:rFonts w:cs="Times New Roman"/>
          <w:szCs w:val="22"/>
          <w:lang w:val="en-US"/>
        </w:rPr>
        <w:t>), where minuend and subtrahend represent the portion of correct and incorrect responses</w:t>
      </w:r>
      <w:r w:rsidR="00BA7656">
        <w:rPr>
          <w:rFonts w:cs="Times New Roman"/>
          <w:szCs w:val="22"/>
          <w:lang w:val="en-US"/>
        </w:rPr>
        <w:t xml:space="preserve"> per condition</w:t>
      </w:r>
      <w:r>
        <w:rPr>
          <w:rFonts w:cs="Times New Roman"/>
          <w:szCs w:val="22"/>
          <w:lang w:val="en-US"/>
        </w:rPr>
        <w:t>.</w:t>
      </w:r>
    </w:p>
    <w:p w14:paraId="583FD255" w14:textId="77777777" w:rsidR="00641623" w:rsidRDefault="00641623" w:rsidP="00641623">
      <w:pPr>
        <w:rPr>
          <w:lang w:val="en-US"/>
        </w:rPr>
      </w:pPr>
    </w:p>
    <w:p w14:paraId="56FC4926" w14:textId="7138D619" w:rsidR="00347683" w:rsidRDefault="00347683" w:rsidP="00347683">
      <w:pPr>
        <w:rPr>
          <w:rFonts w:cs="Times New Roman"/>
          <w:b/>
          <w:bCs/>
          <w:szCs w:val="22"/>
          <w:lang w:val="en-US"/>
        </w:rPr>
      </w:pPr>
      <w:r w:rsidRPr="00436BC1">
        <w:rPr>
          <w:rFonts w:cs="Times New Roman"/>
          <w:b/>
          <w:bCs/>
          <w:szCs w:val="22"/>
          <w:lang w:val="en-US"/>
        </w:rPr>
        <w:t xml:space="preserve">Table </w:t>
      </w:r>
      <w:r>
        <w:rPr>
          <w:rFonts w:cs="Times New Roman"/>
          <w:b/>
          <w:bCs/>
          <w:szCs w:val="22"/>
          <w:lang w:val="en-US"/>
        </w:rPr>
        <w:t>2</w:t>
      </w:r>
      <w:r w:rsidRPr="00436BC1">
        <w:rPr>
          <w:rFonts w:cs="Times New Roman"/>
          <w:b/>
          <w:bCs/>
          <w:szCs w:val="22"/>
          <w:lang w:val="en-US"/>
        </w:rPr>
        <w:t>.</w:t>
      </w:r>
      <w:r>
        <w:rPr>
          <w:rFonts w:cs="Times New Roman"/>
          <w:b/>
          <w:bCs/>
          <w:szCs w:val="22"/>
          <w:lang w:val="en-US"/>
        </w:rPr>
        <w:t xml:space="preserve"> Means (and </w:t>
      </w:r>
      <w:r w:rsidRPr="001B1A3E">
        <w:rPr>
          <w:rFonts w:cs="Times New Roman"/>
          <w:b/>
          <w:bCs/>
          <w:szCs w:val="22"/>
          <w:lang w:val="en-US"/>
        </w:rPr>
        <w:t>SDs</w:t>
      </w:r>
      <w:r>
        <w:rPr>
          <w:rFonts w:cs="Times New Roman"/>
          <w:b/>
          <w:bCs/>
          <w:szCs w:val="22"/>
          <w:lang w:val="en-US"/>
        </w:rPr>
        <w:t xml:space="preserve">) for p(c) as a function of </w:t>
      </w:r>
      <w:r w:rsidRPr="00347683">
        <w:rPr>
          <w:rFonts w:cs="Times New Roman"/>
          <w:b/>
          <w:bCs/>
          <w:szCs w:val="22"/>
          <w:lang w:val="en-US"/>
        </w:rPr>
        <w:t xml:space="preserve">Target Position (TP), </w:t>
      </w:r>
      <w:r w:rsidR="000B6EE1">
        <w:rPr>
          <w:rFonts w:cs="Times New Roman"/>
          <w:b/>
          <w:bCs/>
          <w:szCs w:val="22"/>
          <w:lang w:val="en-US"/>
        </w:rPr>
        <w:t>Target-to-Nontarget Similarity (</w:t>
      </w:r>
      <w:r w:rsidRPr="00347683">
        <w:rPr>
          <w:rFonts w:cs="Times New Roman"/>
          <w:b/>
          <w:bCs/>
          <w:szCs w:val="22"/>
          <w:lang w:val="en-US"/>
        </w:rPr>
        <w:t>TNS</w:t>
      </w:r>
      <w:r w:rsidR="000B6EE1">
        <w:rPr>
          <w:rFonts w:cs="Times New Roman"/>
          <w:b/>
          <w:bCs/>
          <w:szCs w:val="22"/>
          <w:lang w:val="en-US"/>
        </w:rPr>
        <w:t>)</w:t>
      </w:r>
      <w:r w:rsidRPr="00347683">
        <w:rPr>
          <w:rFonts w:cs="Times New Roman"/>
          <w:b/>
          <w:bCs/>
          <w:szCs w:val="22"/>
          <w:lang w:val="en-US"/>
        </w:rPr>
        <w:t xml:space="preserve"> and </w:t>
      </w:r>
      <w:r w:rsidR="000B6EE1">
        <w:rPr>
          <w:rFonts w:cs="Times New Roman"/>
          <w:b/>
          <w:bCs/>
          <w:szCs w:val="22"/>
          <w:lang w:val="en-US"/>
        </w:rPr>
        <w:t>Queried Item Position (</w:t>
      </w:r>
      <w:r w:rsidRPr="00347683">
        <w:rPr>
          <w:rFonts w:cs="Times New Roman"/>
          <w:b/>
          <w:bCs/>
          <w:szCs w:val="22"/>
          <w:lang w:val="en-US"/>
        </w:rPr>
        <w:t>QIP</w:t>
      </w:r>
      <w:r w:rsidR="000B6EE1">
        <w:rPr>
          <w:rFonts w:cs="Times New Roman"/>
          <w:b/>
          <w:bCs/>
          <w:szCs w:val="22"/>
          <w:lang w:val="en-US"/>
        </w:rPr>
        <w:t>)</w:t>
      </w:r>
      <w:r w:rsidR="00AE33D5">
        <w:rPr>
          <w:rFonts w:cs="Times New Roman"/>
          <w:b/>
          <w:bCs/>
          <w:szCs w:val="22"/>
          <w:lang w:val="en-US"/>
        </w:rPr>
        <w:t xml:space="preserve"> in Experiment 1 (without Accessory Stimulus) and Experiment 2 (with Accessory Stimulus)</w:t>
      </w:r>
    </w:p>
    <w:tbl>
      <w:tblPr>
        <w:tblStyle w:val="Tabellenraster"/>
        <w:tblW w:w="0" w:type="auto"/>
        <w:tblInd w:w="-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5"/>
        <w:gridCol w:w="1046"/>
        <w:gridCol w:w="1552"/>
        <w:gridCol w:w="1738"/>
      </w:tblGrid>
      <w:tr w:rsidR="001B1A3E" w:rsidRPr="00436BC1" w14:paraId="11490F3A" w14:textId="77777777" w:rsidTr="0087031F">
        <w:tc>
          <w:tcPr>
            <w:tcW w:w="2085" w:type="dxa"/>
          </w:tcPr>
          <w:p w14:paraId="6DA671FF" w14:textId="216FC5C9" w:rsidR="001B1A3E" w:rsidRDefault="001B1A3E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Experiment 1</w:t>
            </w:r>
          </w:p>
        </w:tc>
        <w:tc>
          <w:tcPr>
            <w:tcW w:w="1046" w:type="dxa"/>
          </w:tcPr>
          <w:p w14:paraId="25703515" w14:textId="77777777" w:rsidR="001B1A3E" w:rsidRPr="00436BC1" w:rsidRDefault="001B1A3E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3290" w:type="dxa"/>
            <w:gridSpan w:val="2"/>
          </w:tcPr>
          <w:p w14:paraId="5CB11A41" w14:textId="77777777" w:rsidR="001B1A3E" w:rsidRDefault="001B1A3E" w:rsidP="009A2A50">
            <w:pPr>
              <w:jc w:val="center"/>
              <w:rPr>
                <w:rFonts w:cs="Times New Roman"/>
                <w:szCs w:val="22"/>
                <w:lang w:val="en-US"/>
              </w:rPr>
            </w:pPr>
          </w:p>
        </w:tc>
      </w:tr>
      <w:tr w:rsidR="009A2A50" w:rsidRPr="00436BC1" w14:paraId="425C9123" w14:textId="77777777" w:rsidTr="0087031F">
        <w:tc>
          <w:tcPr>
            <w:tcW w:w="2085" w:type="dxa"/>
          </w:tcPr>
          <w:p w14:paraId="2C932DC8" w14:textId="748D2A7A" w:rsidR="009A2A50" w:rsidRPr="00436BC1" w:rsidRDefault="009A2A50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</w:tcPr>
          <w:p w14:paraId="25502CFF" w14:textId="77777777" w:rsidR="009A2A50" w:rsidRPr="00436BC1" w:rsidRDefault="009A2A50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3290" w:type="dxa"/>
            <w:gridSpan w:val="2"/>
          </w:tcPr>
          <w:p w14:paraId="5E24BC67" w14:textId="543A5582" w:rsidR="009A2A50" w:rsidRPr="00436BC1" w:rsidRDefault="009A2A50" w:rsidP="001B1A3E">
            <w:pPr>
              <w:ind w:firstLine="27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QIP</w:t>
            </w:r>
          </w:p>
        </w:tc>
      </w:tr>
      <w:tr w:rsidR="003744DD" w:rsidRPr="00436BC1" w14:paraId="670F77C1" w14:textId="77777777" w:rsidTr="001B1A3E">
        <w:tc>
          <w:tcPr>
            <w:tcW w:w="2085" w:type="dxa"/>
          </w:tcPr>
          <w:p w14:paraId="71923B40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14:paraId="11F7F333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TP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</w:tcBorders>
          </w:tcPr>
          <w:p w14:paraId="7039A30C" w14:textId="77777777" w:rsidR="003744DD" w:rsidRPr="00436BC1" w:rsidRDefault="003744DD" w:rsidP="001B1A3E">
            <w:pPr>
              <w:ind w:left="311" w:hanging="142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738" w:type="dxa"/>
          </w:tcPr>
          <w:p w14:paraId="6E30F40D" w14:textId="77777777" w:rsidR="003744DD" w:rsidRPr="00436BC1" w:rsidRDefault="003744DD" w:rsidP="001B1A3E">
            <w:pPr>
              <w:ind w:left="171" w:firstLine="0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</w:tr>
      <w:tr w:rsidR="003744DD" w:rsidRPr="00436BC1" w14:paraId="5C2AD8B4" w14:textId="77777777" w:rsidTr="001B1A3E">
        <w:tc>
          <w:tcPr>
            <w:tcW w:w="2085" w:type="dxa"/>
          </w:tcPr>
          <w:p w14:paraId="577209A5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TNS=low</w:t>
            </w: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14:paraId="4CE8D34F" w14:textId="77777777" w:rsidR="003744DD" w:rsidRPr="00436BC1" w:rsidRDefault="003744DD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</w:tcBorders>
          </w:tcPr>
          <w:p w14:paraId="1AFF6BC5" w14:textId="25ED1633" w:rsidR="003744DD" w:rsidRPr="00436BC1" w:rsidRDefault="008F4FD7" w:rsidP="001B1A3E">
            <w:pPr>
              <w:ind w:left="311"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.54 (.26)</w:t>
            </w:r>
          </w:p>
        </w:tc>
        <w:tc>
          <w:tcPr>
            <w:tcW w:w="1738" w:type="dxa"/>
          </w:tcPr>
          <w:p w14:paraId="53D637E3" w14:textId="2A445684" w:rsidR="003744DD" w:rsidRPr="00436BC1" w:rsidRDefault="008F4FD7" w:rsidP="001B1A3E">
            <w:pPr>
              <w:tabs>
                <w:tab w:val="left" w:pos="0"/>
              </w:tabs>
              <w:ind w:left="171"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.48 (.32)</w:t>
            </w:r>
          </w:p>
        </w:tc>
      </w:tr>
      <w:tr w:rsidR="003744DD" w:rsidRPr="00436BC1" w14:paraId="54B4BCDB" w14:textId="77777777" w:rsidTr="001B1A3E">
        <w:tc>
          <w:tcPr>
            <w:tcW w:w="2085" w:type="dxa"/>
          </w:tcPr>
          <w:p w14:paraId="72C8580A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14:paraId="0AE671FF" w14:textId="77777777" w:rsidR="003744DD" w:rsidRPr="00436BC1" w:rsidRDefault="003744DD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</w:tcBorders>
          </w:tcPr>
          <w:p w14:paraId="45AFE894" w14:textId="5D0677FC" w:rsidR="003744DD" w:rsidRPr="00436BC1" w:rsidRDefault="008F4FD7" w:rsidP="001B1A3E">
            <w:pPr>
              <w:ind w:left="169" w:firstLine="142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.39 (.30)</w:t>
            </w:r>
          </w:p>
        </w:tc>
        <w:tc>
          <w:tcPr>
            <w:tcW w:w="1738" w:type="dxa"/>
          </w:tcPr>
          <w:p w14:paraId="087A3E4D" w14:textId="1061C9B5" w:rsidR="003744DD" w:rsidRPr="00436BC1" w:rsidRDefault="008F4FD7" w:rsidP="001B1A3E">
            <w:pPr>
              <w:tabs>
                <w:tab w:val="left" w:pos="0"/>
              </w:tabs>
              <w:ind w:left="171"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.51 (.34)</w:t>
            </w:r>
          </w:p>
        </w:tc>
      </w:tr>
      <w:tr w:rsidR="003744DD" w:rsidRPr="00436BC1" w14:paraId="30405AB4" w14:textId="77777777" w:rsidTr="001B1A3E">
        <w:tc>
          <w:tcPr>
            <w:tcW w:w="2085" w:type="dxa"/>
          </w:tcPr>
          <w:p w14:paraId="34BDEFD5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14:paraId="75A682C9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</w:tcBorders>
          </w:tcPr>
          <w:p w14:paraId="0FF45302" w14:textId="77777777" w:rsidR="003744DD" w:rsidRPr="00436BC1" w:rsidRDefault="003744DD" w:rsidP="001B1A3E">
            <w:pPr>
              <w:ind w:left="169" w:firstLine="142"/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738" w:type="dxa"/>
          </w:tcPr>
          <w:p w14:paraId="2B211C1D" w14:textId="77777777" w:rsidR="003744DD" w:rsidRPr="00436BC1" w:rsidRDefault="003744DD" w:rsidP="001B1A3E">
            <w:pPr>
              <w:ind w:firstLine="171"/>
              <w:rPr>
                <w:rFonts w:cs="Times New Roman"/>
                <w:szCs w:val="22"/>
                <w:lang w:val="en-US"/>
              </w:rPr>
            </w:pPr>
          </w:p>
        </w:tc>
      </w:tr>
      <w:tr w:rsidR="003744DD" w:rsidRPr="00672E98" w14:paraId="77F1E555" w14:textId="77777777" w:rsidTr="001B1A3E">
        <w:tc>
          <w:tcPr>
            <w:tcW w:w="2085" w:type="dxa"/>
          </w:tcPr>
          <w:p w14:paraId="2FE480E3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TNS=high</w:t>
            </w: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14:paraId="6C31419B" w14:textId="77777777" w:rsidR="003744DD" w:rsidRPr="00436BC1" w:rsidRDefault="003744DD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</w:tcBorders>
          </w:tcPr>
          <w:p w14:paraId="38AEB98A" w14:textId="2367F95A" w:rsidR="003744DD" w:rsidRPr="00672E98" w:rsidRDefault="008F4FD7" w:rsidP="001B1A3E">
            <w:pPr>
              <w:ind w:left="169" w:firstLine="142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.42 (.25)</w:t>
            </w:r>
          </w:p>
        </w:tc>
        <w:tc>
          <w:tcPr>
            <w:tcW w:w="1738" w:type="dxa"/>
          </w:tcPr>
          <w:p w14:paraId="2210C212" w14:textId="4843FD13" w:rsidR="003744DD" w:rsidRPr="00672E98" w:rsidRDefault="008F4FD7" w:rsidP="001B1A3E">
            <w:pPr>
              <w:ind w:left="171"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.10 (.39)</w:t>
            </w:r>
          </w:p>
        </w:tc>
      </w:tr>
      <w:tr w:rsidR="00CC0A87" w:rsidRPr="00672E98" w14:paraId="672C2744" w14:textId="77777777" w:rsidTr="00CC0A87">
        <w:trPr>
          <w:trHeight w:val="492"/>
        </w:trPr>
        <w:tc>
          <w:tcPr>
            <w:tcW w:w="2085" w:type="dxa"/>
          </w:tcPr>
          <w:p w14:paraId="15F7E1F2" w14:textId="77777777" w:rsidR="003744DD" w:rsidRPr="00436BC1" w:rsidRDefault="003744DD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bottom w:val="nil"/>
              <w:right w:val="single" w:sz="4" w:space="0" w:color="auto"/>
            </w:tcBorders>
          </w:tcPr>
          <w:p w14:paraId="61A3C253" w14:textId="77777777" w:rsidR="003744DD" w:rsidRPr="00436BC1" w:rsidRDefault="003744DD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</w:tcBorders>
          </w:tcPr>
          <w:p w14:paraId="6262D9F2" w14:textId="4DF706BF" w:rsidR="003744DD" w:rsidRPr="00672E98" w:rsidRDefault="008F4FD7" w:rsidP="001B1A3E">
            <w:pPr>
              <w:ind w:left="169" w:firstLine="142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.00 (.30)</w:t>
            </w:r>
          </w:p>
        </w:tc>
        <w:tc>
          <w:tcPr>
            <w:tcW w:w="1738" w:type="dxa"/>
          </w:tcPr>
          <w:p w14:paraId="054FF30F" w14:textId="618186EF" w:rsidR="003744DD" w:rsidRPr="00672E98" w:rsidRDefault="008F4FD7" w:rsidP="001B1A3E">
            <w:pPr>
              <w:ind w:left="171"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.48 (.31)</w:t>
            </w:r>
          </w:p>
        </w:tc>
      </w:tr>
      <w:tr w:rsidR="00347683" w:rsidRPr="00436BC1" w14:paraId="2CB159D8" w14:textId="77777777" w:rsidTr="00CC0A87">
        <w:trPr>
          <w:trHeight w:val="540"/>
        </w:trPr>
        <w:tc>
          <w:tcPr>
            <w:tcW w:w="2085" w:type="dxa"/>
          </w:tcPr>
          <w:p w14:paraId="278F2746" w14:textId="776B00DA" w:rsidR="00347683" w:rsidRPr="00436BC1" w:rsidRDefault="009A2A50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Experiment 2</w:t>
            </w:r>
          </w:p>
        </w:tc>
        <w:tc>
          <w:tcPr>
            <w:tcW w:w="1046" w:type="dxa"/>
            <w:tcBorders>
              <w:top w:val="nil"/>
              <w:bottom w:val="nil"/>
              <w:right w:val="nil"/>
            </w:tcBorders>
          </w:tcPr>
          <w:p w14:paraId="39E2748F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</w:tcBorders>
          </w:tcPr>
          <w:p w14:paraId="3F9E5A68" w14:textId="77777777" w:rsidR="00347683" w:rsidRPr="00436BC1" w:rsidRDefault="00347683" w:rsidP="001B1A3E">
            <w:pPr>
              <w:ind w:left="169" w:firstLine="142"/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738" w:type="dxa"/>
          </w:tcPr>
          <w:p w14:paraId="38FF140F" w14:textId="77777777" w:rsidR="00347683" w:rsidRPr="00436BC1" w:rsidRDefault="00347683" w:rsidP="001B1A3E">
            <w:pPr>
              <w:ind w:left="171" w:firstLine="171"/>
              <w:rPr>
                <w:rFonts w:cs="Times New Roman"/>
                <w:szCs w:val="22"/>
                <w:lang w:val="en-US"/>
              </w:rPr>
            </w:pPr>
          </w:p>
        </w:tc>
      </w:tr>
      <w:tr w:rsidR="00347683" w:rsidRPr="00436BC1" w14:paraId="524C13F0" w14:textId="77777777" w:rsidTr="001B1A3E">
        <w:tc>
          <w:tcPr>
            <w:tcW w:w="2085" w:type="dxa"/>
          </w:tcPr>
          <w:p w14:paraId="2DFDA4D1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top w:val="nil"/>
              <w:bottom w:val="nil"/>
              <w:right w:val="single" w:sz="4" w:space="0" w:color="auto"/>
            </w:tcBorders>
          </w:tcPr>
          <w:p w14:paraId="76A8BD5D" w14:textId="2A880DCE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left w:val="single" w:sz="4" w:space="0" w:color="auto"/>
            </w:tcBorders>
          </w:tcPr>
          <w:p w14:paraId="42759803" w14:textId="77777777" w:rsidR="00347683" w:rsidRPr="00436BC1" w:rsidRDefault="00347683" w:rsidP="001B1A3E">
            <w:pPr>
              <w:ind w:left="311" w:hanging="142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738" w:type="dxa"/>
          </w:tcPr>
          <w:p w14:paraId="34559544" w14:textId="77777777" w:rsidR="00347683" w:rsidRPr="00436BC1" w:rsidRDefault="00347683" w:rsidP="001B1A3E">
            <w:pPr>
              <w:ind w:left="171" w:firstLine="0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</w:tr>
      <w:tr w:rsidR="00347683" w:rsidRPr="00436BC1" w14:paraId="4B800529" w14:textId="77777777" w:rsidTr="001B1A3E">
        <w:tc>
          <w:tcPr>
            <w:tcW w:w="2085" w:type="dxa"/>
          </w:tcPr>
          <w:p w14:paraId="4BA5CDE8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TNS=low</w:t>
            </w:r>
          </w:p>
        </w:tc>
        <w:tc>
          <w:tcPr>
            <w:tcW w:w="1046" w:type="dxa"/>
            <w:tcBorders>
              <w:top w:val="nil"/>
              <w:bottom w:val="nil"/>
              <w:right w:val="single" w:sz="4" w:space="0" w:color="auto"/>
            </w:tcBorders>
          </w:tcPr>
          <w:p w14:paraId="32D91074" w14:textId="77777777" w:rsidR="00347683" w:rsidRPr="00436BC1" w:rsidRDefault="00347683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552" w:type="dxa"/>
            <w:tcBorders>
              <w:left w:val="single" w:sz="4" w:space="0" w:color="auto"/>
            </w:tcBorders>
          </w:tcPr>
          <w:p w14:paraId="4C58FD71" w14:textId="4C3F3DEC" w:rsidR="00347683" w:rsidRPr="00436BC1" w:rsidRDefault="00347683" w:rsidP="001B1A3E">
            <w:pPr>
              <w:ind w:left="27" w:firstLine="284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.7</w:t>
            </w:r>
            <w:ins w:id="43" w:author="Paul Seitlinger" w:date="2025-11-03T15:35:00Z" w16du:dateUtc="2025-11-03T14:35:00Z">
              <w:r w:rsidR="00A8170E">
                <w:rPr>
                  <w:rFonts w:cs="Times New Roman"/>
                  <w:szCs w:val="22"/>
                  <w:lang w:val="en-US"/>
                </w:rPr>
                <w:t>6</w:t>
              </w:r>
            </w:ins>
            <w:del w:id="44" w:author="Paul Seitlinger" w:date="2025-11-03T15:35:00Z" w16du:dateUtc="2025-11-03T14:35:00Z">
              <w:r w:rsidDel="00A8170E">
                <w:rPr>
                  <w:rFonts w:cs="Times New Roman"/>
                  <w:szCs w:val="22"/>
                  <w:lang w:val="en-US"/>
                </w:rPr>
                <w:delText>8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 xml:space="preserve"> (.</w:t>
            </w:r>
            <w:ins w:id="45" w:author="Paul Seitlinger" w:date="2025-11-03T15:35:00Z" w16du:dateUtc="2025-11-03T14:35:00Z">
              <w:r w:rsidR="00A8170E">
                <w:rPr>
                  <w:rFonts w:cs="Times New Roman"/>
                  <w:szCs w:val="22"/>
                  <w:lang w:val="en-US"/>
                </w:rPr>
                <w:t>3</w:t>
              </w:r>
            </w:ins>
            <w:ins w:id="46" w:author="Paul Seitlinger" w:date="2025-11-03T15:36:00Z" w16du:dateUtc="2025-11-03T14:36:00Z">
              <w:r w:rsidR="00A8170E">
                <w:rPr>
                  <w:rFonts w:cs="Times New Roman"/>
                  <w:szCs w:val="22"/>
                  <w:lang w:val="en-US"/>
                </w:rPr>
                <w:t>0</w:t>
              </w:r>
            </w:ins>
            <w:del w:id="47" w:author="Paul Seitlinger" w:date="2025-11-03T15:35:00Z" w16du:dateUtc="2025-11-03T14:35:00Z">
              <w:r w:rsidDel="00A8170E">
                <w:rPr>
                  <w:rFonts w:cs="Times New Roman"/>
                  <w:szCs w:val="22"/>
                  <w:lang w:val="en-US"/>
                </w:rPr>
                <w:delText>26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738" w:type="dxa"/>
          </w:tcPr>
          <w:p w14:paraId="0CFFC6F3" w14:textId="6D308706" w:rsidR="00347683" w:rsidRPr="00436BC1" w:rsidRDefault="00347683" w:rsidP="001B1A3E">
            <w:pPr>
              <w:ind w:left="171" w:hanging="1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.7</w:t>
            </w:r>
            <w:r>
              <w:rPr>
                <w:rFonts w:cs="Times New Roman"/>
                <w:szCs w:val="22"/>
                <w:lang w:val="en-US"/>
              </w:rPr>
              <w:t>4</w:t>
            </w:r>
            <w:r w:rsidRPr="00436BC1">
              <w:rPr>
                <w:rFonts w:cs="Times New Roman"/>
                <w:szCs w:val="22"/>
                <w:lang w:val="en-US"/>
              </w:rPr>
              <w:t xml:space="preserve"> (.3</w:t>
            </w:r>
            <w:ins w:id="48" w:author="Paul Seitlinger" w:date="2025-11-03T15:36:00Z" w16du:dateUtc="2025-11-03T14:36:00Z">
              <w:r w:rsidR="00A8170E">
                <w:rPr>
                  <w:rFonts w:cs="Times New Roman"/>
                  <w:szCs w:val="22"/>
                  <w:lang w:val="en-US"/>
                </w:rPr>
                <w:t>3</w:t>
              </w:r>
            </w:ins>
            <w:del w:id="49" w:author="Paul Seitlinger" w:date="2025-11-03T15:36:00Z" w16du:dateUtc="2025-11-03T14:36:00Z">
              <w:r w:rsidRPr="00436BC1" w:rsidDel="00A8170E">
                <w:rPr>
                  <w:rFonts w:cs="Times New Roman"/>
                  <w:szCs w:val="22"/>
                  <w:lang w:val="en-US"/>
                </w:rPr>
                <w:delText>4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</w:tr>
      <w:tr w:rsidR="00347683" w:rsidRPr="00436BC1" w14:paraId="668F92FD" w14:textId="77777777" w:rsidTr="001B1A3E">
        <w:tc>
          <w:tcPr>
            <w:tcW w:w="2085" w:type="dxa"/>
          </w:tcPr>
          <w:p w14:paraId="0952C82B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top w:val="nil"/>
              <w:bottom w:val="nil"/>
              <w:right w:val="single" w:sz="4" w:space="0" w:color="auto"/>
            </w:tcBorders>
          </w:tcPr>
          <w:p w14:paraId="47D5DE08" w14:textId="77777777" w:rsidR="00347683" w:rsidRPr="00436BC1" w:rsidRDefault="00347683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552" w:type="dxa"/>
            <w:tcBorders>
              <w:left w:val="single" w:sz="4" w:space="0" w:color="auto"/>
            </w:tcBorders>
          </w:tcPr>
          <w:p w14:paraId="72B3AC86" w14:textId="28B35427" w:rsidR="00347683" w:rsidRPr="00436BC1" w:rsidRDefault="00347683" w:rsidP="001B1A3E">
            <w:pPr>
              <w:ind w:left="27" w:firstLine="284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7</w:t>
            </w:r>
            <w:ins w:id="50" w:author="Paul Seitlinger" w:date="2025-11-03T15:36:00Z" w16du:dateUtc="2025-11-03T14:36:00Z">
              <w:r w:rsidR="00A8170E">
                <w:rPr>
                  <w:rFonts w:cs="Times New Roman"/>
                  <w:szCs w:val="22"/>
                  <w:lang w:val="en-US"/>
                </w:rPr>
                <w:t>5</w:t>
              </w:r>
            </w:ins>
            <w:del w:id="51" w:author="Paul Seitlinger" w:date="2025-11-03T15:36:00Z" w16du:dateUtc="2025-11-03T14:36:00Z">
              <w:r w:rsidDel="00A8170E">
                <w:rPr>
                  <w:rFonts w:cs="Times New Roman"/>
                  <w:szCs w:val="22"/>
                  <w:lang w:val="en-US"/>
                </w:rPr>
                <w:delText>6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 xml:space="preserve"> (.2</w:t>
            </w:r>
            <w:ins w:id="52" w:author="Paul Seitlinger" w:date="2025-11-03T15:37:00Z" w16du:dateUtc="2025-11-03T14:37:00Z">
              <w:r w:rsidR="00A8170E">
                <w:rPr>
                  <w:rFonts w:cs="Times New Roman"/>
                  <w:szCs w:val="22"/>
                  <w:lang w:val="en-US"/>
                </w:rPr>
                <w:t>6</w:t>
              </w:r>
            </w:ins>
            <w:del w:id="53" w:author="Paul Seitlinger" w:date="2025-11-03T15:36:00Z" w16du:dateUtc="2025-11-03T14:36:00Z">
              <w:r w:rsidDel="00A8170E">
                <w:rPr>
                  <w:rFonts w:cs="Times New Roman"/>
                  <w:szCs w:val="22"/>
                  <w:lang w:val="en-US"/>
                </w:rPr>
                <w:delText>8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738" w:type="dxa"/>
          </w:tcPr>
          <w:p w14:paraId="71EE85CA" w14:textId="19B7C36C" w:rsidR="00347683" w:rsidRPr="00436BC1" w:rsidRDefault="00347683" w:rsidP="001B1A3E">
            <w:pPr>
              <w:ind w:firstLine="171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.8</w:t>
            </w:r>
            <w:ins w:id="54" w:author="Paul Seitlinger" w:date="2025-11-03T15:36:00Z" w16du:dateUtc="2025-11-03T14:36:00Z">
              <w:r w:rsidR="00A8170E">
                <w:rPr>
                  <w:rFonts w:cs="Times New Roman"/>
                  <w:szCs w:val="22"/>
                  <w:lang w:val="en-US"/>
                </w:rPr>
                <w:t>4</w:t>
              </w:r>
            </w:ins>
            <w:del w:id="55" w:author="Paul Seitlinger" w:date="2025-11-03T15:36:00Z" w16du:dateUtc="2025-11-03T14:36:00Z">
              <w:r w:rsidDel="00A8170E">
                <w:rPr>
                  <w:rFonts w:cs="Times New Roman"/>
                  <w:szCs w:val="22"/>
                  <w:lang w:val="en-US"/>
                </w:rPr>
                <w:delText>5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 xml:space="preserve"> (.1</w:t>
            </w:r>
            <w:ins w:id="56" w:author="Paul Seitlinger" w:date="2025-11-03T15:36:00Z" w16du:dateUtc="2025-11-03T14:36:00Z">
              <w:r w:rsidR="00A8170E">
                <w:rPr>
                  <w:rFonts w:cs="Times New Roman"/>
                  <w:szCs w:val="22"/>
                  <w:lang w:val="en-US"/>
                </w:rPr>
                <w:t>9</w:t>
              </w:r>
            </w:ins>
            <w:del w:id="57" w:author="Paul Seitlinger" w:date="2025-11-03T15:36:00Z" w16du:dateUtc="2025-11-03T14:36:00Z">
              <w:r w:rsidDel="00A8170E">
                <w:rPr>
                  <w:rFonts w:cs="Times New Roman"/>
                  <w:szCs w:val="22"/>
                  <w:lang w:val="en-US"/>
                </w:rPr>
                <w:delText>6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</w:tr>
      <w:tr w:rsidR="00347683" w:rsidRPr="00436BC1" w14:paraId="264BB1AE" w14:textId="77777777" w:rsidTr="001B1A3E">
        <w:tc>
          <w:tcPr>
            <w:tcW w:w="2085" w:type="dxa"/>
          </w:tcPr>
          <w:p w14:paraId="2D06D073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top w:val="nil"/>
              <w:bottom w:val="nil"/>
              <w:right w:val="single" w:sz="4" w:space="0" w:color="auto"/>
            </w:tcBorders>
          </w:tcPr>
          <w:p w14:paraId="79778BC3" w14:textId="77777777" w:rsidR="00347683" w:rsidRPr="00436BC1" w:rsidRDefault="00347683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left w:val="single" w:sz="4" w:space="0" w:color="auto"/>
            </w:tcBorders>
          </w:tcPr>
          <w:p w14:paraId="7A39BCAF" w14:textId="77777777" w:rsidR="00347683" w:rsidRPr="00436BC1" w:rsidRDefault="00347683" w:rsidP="001B1A3E">
            <w:pPr>
              <w:ind w:left="27" w:firstLine="284"/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738" w:type="dxa"/>
          </w:tcPr>
          <w:p w14:paraId="140887BA" w14:textId="77777777" w:rsidR="00347683" w:rsidRPr="00436BC1" w:rsidRDefault="00347683" w:rsidP="001B1A3E">
            <w:pPr>
              <w:ind w:firstLine="171"/>
              <w:rPr>
                <w:rFonts w:cs="Times New Roman"/>
                <w:szCs w:val="22"/>
                <w:lang w:val="en-US"/>
              </w:rPr>
            </w:pPr>
          </w:p>
        </w:tc>
      </w:tr>
      <w:tr w:rsidR="00347683" w:rsidRPr="00436BC1" w14:paraId="6A3E8F99" w14:textId="77777777" w:rsidTr="001B1A3E">
        <w:tc>
          <w:tcPr>
            <w:tcW w:w="2085" w:type="dxa"/>
          </w:tcPr>
          <w:p w14:paraId="40EC2226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TNS=high</w:t>
            </w:r>
          </w:p>
        </w:tc>
        <w:tc>
          <w:tcPr>
            <w:tcW w:w="1046" w:type="dxa"/>
            <w:tcBorders>
              <w:top w:val="nil"/>
              <w:bottom w:val="nil"/>
              <w:right w:val="single" w:sz="4" w:space="0" w:color="auto"/>
            </w:tcBorders>
          </w:tcPr>
          <w:p w14:paraId="3DE6DFA6" w14:textId="77777777" w:rsidR="00347683" w:rsidRPr="00436BC1" w:rsidRDefault="00347683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552" w:type="dxa"/>
            <w:tcBorders>
              <w:left w:val="single" w:sz="4" w:space="0" w:color="auto"/>
            </w:tcBorders>
          </w:tcPr>
          <w:p w14:paraId="5D1EC6F5" w14:textId="6EBF51D4" w:rsidR="00347683" w:rsidRPr="00672E98" w:rsidRDefault="00347683" w:rsidP="001B1A3E">
            <w:pPr>
              <w:ind w:left="27" w:firstLine="284"/>
              <w:rPr>
                <w:rFonts w:cs="Times New Roman"/>
                <w:szCs w:val="22"/>
                <w:lang w:val="en-US"/>
              </w:rPr>
            </w:pPr>
            <w:r w:rsidRPr="00672E98">
              <w:rPr>
                <w:rFonts w:cs="Times New Roman"/>
                <w:szCs w:val="22"/>
                <w:lang w:val="en-US"/>
              </w:rPr>
              <w:t>.6</w:t>
            </w:r>
            <w:ins w:id="58" w:author="Paul Seitlinger" w:date="2025-11-03T15:37:00Z" w16du:dateUtc="2025-11-03T14:37:00Z">
              <w:r w:rsidR="00A8170E">
                <w:rPr>
                  <w:rFonts w:cs="Times New Roman"/>
                  <w:szCs w:val="22"/>
                  <w:lang w:val="en-US"/>
                </w:rPr>
                <w:t>4</w:t>
              </w:r>
            </w:ins>
            <w:del w:id="59" w:author="Paul Seitlinger" w:date="2025-11-03T15:37:00Z" w16du:dateUtc="2025-11-03T14:37:00Z">
              <w:r w:rsidDel="00A8170E">
                <w:rPr>
                  <w:rFonts w:cs="Times New Roman"/>
                  <w:szCs w:val="22"/>
                  <w:lang w:val="en-US"/>
                </w:rPr>
                <w:delText>8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 xml:space="preserve"> (.3</w:t>
            </w:r>
            <w:ins w:id="60" w:author="Paul Seitlinger" w:date="2025-11-03T15:37:00Z" w16du:dateUtc="2025-11-03T14:37:00Z">
              <w:r w:rsidR="00A8170E">
                <w:rPr>
                  <w:rFonts w:cs="Times New Roman"/>
                  <w:szCs w:val="22"/>
                  <w:lang w:val="en-US"/>
                </w:rPr>
                <w:t>1</w:t>
              </w:r>
            </w:ins>
            <w:del w:id="61" w:author="Paul Seitlinger" w:date="2025-11-03T15:37:00Z" w16du:dateUtc="2025-11-03T14:37:00Z">
              <w:r w:rsidDel="00A8170E">
                <w:rPr>
                  <w:rFonts w:cs="Times New Roman"/>
                  <w:szCs w:val="22"/>
                  <w:lang w:val="en-US"/>
                </w:rPr>
                <w:delText>0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738" w:type="dxa"/>
          </w:tcPr>
          <w:p w14:paraId="00C3952D" w14:textId="05190A2D" w:rsidR="00347683" w:rsidRPr="00672E98" w:rsidRDefault="00347683" w:rsidP="001B1A3E">
            <w:pPr>
              <w:ind w:firstLine="171"/>
              <w:rPr>
                <w:rFonts w:cs="Times New Roman"/>
                <w:szCs w:val="22"/>
                <w:lang w:val="en-US"/>
              </w:rPr>
            </w:pPr>
            <w:r w:rsidRPr="00672E98">
              <w:rPr>
                <w:rFonts w:cs="Times New Roman"/>
                <w:szCs w:val="22"/>
                <w:lang w:val="en-US"/>
              </w:rPr>
              <w:t>.4</w:t>
            </w:r>
            <w:ins w:id="62" w:author="Paul Seitlinger" w:date="2025-11-03T15:37:00Z" w16du:dateUtc="2025-11-03T14:37:00Z">
              <w:r w:rsidR="00A8170E">
                <w:rPr>
                  <w:rFonts w:cs="Times New Roman"/>
                  <w:szCs w:val="22"/>
                  <w:lang w:val="en-US"/>
                </w:rPr>
                <w:t>4</w:t>
              </w:r>
            </w:ins>
            <w:del w:id="63" w:author="Paul Seitlinger" w:date="2025-11-03T15:37:00Z" w16du:dateUtc="2025-11-03T14:37:00Z">
              <w:r w:rsidDel="00A8170E">
                <w:rPr>
                  <w:rFonts w:cs="Times New Roman"/>
                  <w:szCs w:val="22"/>
                  <w:lang w:val="en-US"/>
                </w:rPr>
                <w:delText>6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 xml:space="preserve"> (.4</w:t>
            </w:r>
            <w:ins w:id="64" w:author="Paul Seitlinger" w:date="2025-11-03T15:38:00Z" w16du:dateUtc="2025-11-03T14:38:00Z">
              <w:r w:rsidR="00A8170E">
                <w:rPr>
                  <w:rFonts w:cs="Times New Roman"/>
                  <w:szCs w:val="22"/>
                  <w:lang w:val="en-US"/>
                </w:rPr>
                <w:t>5</w:t>
              </w:r>
            </w:ins>
            <w:del w:id="65" w:author="Paul Seitlinger" w:date="2025-11-03T15:38:00Z" w16du:dateUtc="2025-11-03T14:38:00Z">
              <w:r w:rsidDel="00A8170E">
                <w:rPr>
                  <w:rFonts w:cs="Times New Roman"/>
                  <w:szCs w:val="22"/>
                  <w:lang w:val="en-US"/>
                </w:rPr>
                <w:delText>6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>)</w:t>
            </w:r>
          </w:p>
        </w:tc>
      </w:tr>
      <w:tr w:rsidR="00347683" w:rsidRPr="00436BC1" w14:paraId="493BF248" w14:textId="77777777" w:rsidTr="001B1A3E">
        <w:tc>
          <w:tcPr>
            <w:tcW w:w="2085" w:type="dxa"/>
          </w:tcPr>
          <w:p w14:paraId="7D17DFE2" w14:textId="77777777" w:rsidR="00347683" w:rsidRPr="00436BC1" w:rsidRDefault="00347683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1046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7F4DDB6" w14:textId="77777777" w:rsidR="00347683" w:rsidRPr="00436BC1" w:rsidRDefault="00347683" w:rsidP="00EE7889">
            <w:pPr>
              <w:jc w:val="right"/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552" w:type="dxa"/>
            <w:tcBorders>
              <w:left w:val="single" w:sz="4" w:space="0" w:color="auto"/>
            </w:tcBorders>
          </w:tcPr>
          <w:p w14:paraId="27EA454B" w14:textId="5C486AE8" w:rsidR="00347683" w:rsidRPr="00672E98" w:rsidRDefault="00347683" w:rsidP="001B1A3E">
            <w:pPr>
              <w:ind w:left="27" w:firstLine="284"/>
              <w:rPr>
                <w:rFonts w:cs="Times New Roman"/>
                <w:szCs w:val="22"/>
                <w:lang w:val="en-US"/>
              </w:rPr>
            </w:pPr>
            <w:r w:rsidRPr="00672E98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5</w:t>
            </w:r>
            <w:ins w:id="66" w:author="Paul Seitlinger" w:date="2025-11-03T15:38:00Z" w16du:dateUtc="2025-11-03T14:38:00Z">
              <w:r w:rsidR="00A8170E">
                <w:rPr>
                  <w:rFonts w:cs="Times New Roman"/>
                  <w:szCs w:val="22"/>
                  <w:lang w:val="en-US"/>
                </w:rPr>
                <w:t>0</w:t>
              </w:r>
            </w:ins>
            <w:del w:id="67" w:author="Paul Seitlinger" w:date="2025-11-03T15:38:00Z" w16du:dateUtc="2025-11-03T14:38:00Z">
              <w:r w:rsidDel="00A8170E">
                <w:rPr>
                  <w:rFonts w:cs="Times New Roman"/>
                  <w:szCs w:val="22"/>
                  <w:lang w:val="en-US"/>
                </w:rPr>
                <w:delText>5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 xml:space="preserve"> (.</w:t>
            </w:r>
            <w:r>
              <w:rPr>
                <w:rFonts w:cs="Times New Roman"/>
                <w:szCs w:val="22"/>
                <w:lang w:val="en-US"/>
              </w:rPr>
              <w:t>4</w:t>
            </w:r>
            <w:ins w:id="68" w:author="Paul Seitlinger" w:date="2025-11-03T15:38:00Z" w16du:dateUtc="2025-11-03T14:38:00Z">
              <w:r w:rsidR="00A8170E">
                <w:rPr>
                  <w:rFonts w:cs="Times New Roman"/>
                  <w:szCs w:val="22"/>
                  <w:lang w:val="en-US"/>
                </w:rPr>
                <w:t>1</w:t>
              </w:r>
            </w:ins>
            <w:del w:id="69" w:author="Paul Seitlinger" w:date="2025-11-03T15:38:00Z" w16du:dateUtc="2025-11-03T14:38:00Z">
              <w:r w:rsidDel="00A8170E">
                <w:rPr>
                  <w:rFonts w:cs="Times New Roman"/>
                  <w:szCs w:val="22"/>
                  <w:lang w:val="en-US"/>
                </w:rPr>
                <w:delText>0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738" w:type="dxa"/>
          </w:tcPr>
          <w:p w14:paraId="61710E3C" w14:textId="60935BA9" w:rsidR="00347683" w:rsidRPr="00672E98" w:rsidRDefault="00347683" w:rsidP="001B1A3E">
            <w:pPr>
              <w:ind w:firstLine="171"/>
              <w:rPr>
                <w:rFonts w:cs="Times New Roman"/>
                <w:szCs w:val="22"/>
                <w:lang w:val="en-US"/>
              </w:rPr>
            </w:pPr>
            <w:r w:rsidRPr="00672E98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8</w:t>
            </w:r>
            <w:ins w:id="70" w:author="Paul Seitlinger" w:date="2025-11-03T15:37:00Z" w16du:dateUtc="2025-11-03T14:37:00Z">
              <w:r w:rsidR="00A8170E">
                <w:rPr>
                  <w:rFonts w:cs="Times New Roman"/>
                  <w:szCs w:val="22"/>
                  <w:lang w:val="en-US"/>
                </w:rPr>
                <w:t>4</w:t>
              </w:r>
            </w:ins>
            <w:del w:id="71" w:author="Paul Seitlinger" w:date="2025-11-03T15:37:00Z" w16du:dateUtc="2025-11-03T14:37:00Z">
              <w:r w:rsidDel="00A8170E">
                <w:rPr>
                  <w:rFonts w:cs="Times New Roman"/>
                  <w:szCs w:val="22"/>
                  <w:lang w:val="en-US"/>
                </w:rPr>
                <w:delText>1</w:delText>
              </w:r>
            </w:del>
            <w:r w:rsidRPr="00672E98">
              <w:rPr>
                <w:rFonts w:cs="Times New Roman"/>
                <w:szCs w:val="22"/>
                <w:lang w:val="en-US"/>
              </w:rPr>
              <w:t xml:space="preserve"> (.</w:t>
            </w:r>
            <w:del w:id="72" w:author="Paul Seitlinger" w:date="2025-11-03T15:37:00Z" w16du:dateUtc="2025-11-03T14:37:00Z">
              <w:r w:rsidDel="00A8170E">
                <w:rPr>
                  <w:rFonts w:cs="Times New Roman"/>
                  <w:szCs w:val="22"/>
                  <w:lang w:val="en-US"/>
                </w:rPr>
                <w:delText>2</w:delText>
              </w:r>
            </w:del>
            <w:r>
              <w:rPr>
                <w:rFonts w:cs="Times New Roman"/>
                <w:szCs w:val="22"/>
                <w:lang w:val="en-US"/>
              </w:rPr>
              <w:t>1</w:t>
            </w:r>
            <w:ins w:id="73" w:author="Paul Seitlinger" w:date="2025-11-03T15:37:00Z" w16du:dateUtc="2025-11-03T14:37:00Z">
              <w:r w:rsidR="00A8170E">
                <w:rPr>
                  <w:rFonts w:cs="Times New Roman"/>
                  <w:szCs w:val="22"/>
                  <w:lang w:val="en-US"/>
                </w:rPr>
                <w:t>9</w:t>
              </w:r>
            </w:ins>
            <w:r w:rsidRPr="00672E98">
              <w:rPr>
                <w:rFonts w:cs="Times New Roman"/>
                <w:szCs w:val="22"/>
                <w:lang w:val="en-US"/>
              </w:rPr>
              <w:t>)</w:t>
            </w:r>
          </w:p>
        </w:tc>
      </w:tr>
    </w:tbl>
    <w:p w14:paraId="2731761D" w14:textId="77777777" w:rsidR="00DA7776" w:rsidRPr="00436BC1" w:rsidRDefault="00DA7776" w:rsidP="00DA7776">
      <w:pPr>
        <w:rPr>
          <w:rFonts w:cs="Times New Roman"/>
          <w:szCs w:val="22"/>
          <w:lang w:val="en-US"/>
        </w:rPr>
      </w:pPr>
      <w:r w:rsidRPr="00BA7656">
        <w:rPr>
          <w:rFonts w:cs="Times New Roman"/>
          <w:i/>
          <w:iCs/>
          <w:szCs w:val="22"/>
          <w:lang w:val="en-US"/>
        </w:rPr>
        <w:t>Note</w:t>
      </w:r>
      <w:r>
        <w:rPr>
          <w:rFonts w:cs="Times New Roman"/>
          <w:szCs w:val="22"/>
          <w:lang w:val="en-US"/>
        </w:rPr>
        <w:t xml:space="preserve">.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</w:t>
      </w:r>
      <w:r>
        <w:rPr>
          <w:rFonts w:cs="Times New Roman"/>
          <w:szCs w:val="22"/>
          <w:lang w:val="en-US"/>
        </w:rPr>
        <w:t xml:space="preserve">) =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correct</w:t>
      </w:r>
      <w:r>
        <w:rPr>
          <w:rFonts w:cs="Times New Roman"/>
          <w:szCs w:val="22"/>
          <w:lang w:val="en-US"/>
        </w:rPr>
        <w:t xml:space="preserve">) –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error</w:t>
      </w:r>
      <w:r>
        <w:rPr>
          <w:rFonts w:cs="Times New Roman"/>
          <w:szCs w:val="22"/>
          <w:lang w:val="en-US"/>
        </w:rPr>
        <w:t>), where minuend and subtrahend represent the portion of correct and incorrect responses per condition.</w:t>
      </w:r>
    </w:p>
    <w:p w14:paraId="3B61F7BF" w14:textId="77777777" w:rsidR="00BB7249" w:rsidRDefault="00BB7249" w:rsidP="00641623">
      <w:pPr>
        <w:rPr>
          <w:lang w:val="en-US"/>
        </w:rPr>
      </w:pPr>
    </w:p>
    <w:p w14:paraId="071E3E03" w14:textId="318D335A" w:rsidR="00AC7F99" w:rsidRDefault="00CE66E1" w:rsidP="00590A63">
      <w:pPr>
        <w:rPr>
          <w:ins w:id="74" w:author="Paul Seitlinger" w:date="2025-11-03T15:45:00Z" w16du:dateUtc="2025-11-03T14:45:00Z"/>
          <w:lang w:val="en-US"/>
        </w:rPr>
      </w:pPr>
      <w:r w:rsidRPr="00C01CF9">
        <w:rPr>
          <w:lang w:val="en-US"/>
        </w:rPr>
        <w:t xml:space="preserve">Differences between the two experiments show up with respect to </w:t>
      </w:r>
      <w:ins w:id="75" w:author="Paul Seitlinger" w:date="2025-11-04T14:08:00Z" w16du:dateUtc="2025-11-04T13:08:00Z">
        <w:r w:rsidR="004E1C56" w:rsidRPr="00C01CF9">
          <w:rPr>
            <w:lang w:val="en-US"/>
          </w:rPr>
          <w:t>Queried It</w:t>
        </w:r>
      </w:ins>
      <w:ins w:id="76" w:author="Paul Seitlinger" w:date="2025-11-04T14:09:00Z" w16du:dateUtc="2025-11-04T13:09:00Z">
        <w:r w:rsidR="004E1C56" w:rsidRPr="00C01CF9">
          <w:rPr>
            <w:lang w:val="en-US"/>
          </w:rPr>
          <w:t>em Position (QIP),</w:t>
        </w:r>
      </w:ins>
      <w:ins w:id="77" w:author="Paul Seitlinger" w:date="2025-11-04T14:10:00Z" w16du:dateUtc="2025-11-04T13:10:00Z">
        <w:r w:rsidR="004E1C56" w:rsidRPr="00C01CF9">
          <w:rPr>
            <w:lang w:val="en-US"/>
          </w:rPr>
          <w:t xml:space="preserve"> which </w:t>
        </w:r>
      </w:ins>
      <w:r w:rsidR="00590A63">
        <w:rPr>
          <w:lang w:val="en-US"/>
        </w:rPr>
        <w:t>does</w:t>
      </w:r>
      <w:ins w:id="78" w:author="Paul Seitlinger" w:date="2025-11-04T14:10:00Z" w16du:dateUtc="2025-11-04T13:10:00Z">
        <w:r w:rsidR="004E1C56" w:rsidRPr="00C01CF9">
          <w:rPr>
            <w:lang w:val="en-US"/>
          </w:rPr>
          <w:t xml:space="preserve"> not reach significance in Experiment 1, F</w:t>
        </w:r>
      </w:ins>
      <w:ins w:id="79" w:author="Paul Seitlinger" w:date="2025-11-04T14:11:00Z" w16du:dateUtc="2025-11-04T13:11:00Z">
        <w:r w:rsidR="004E1C56" w:rsidRPr="00C01CF9">
          <w:rPr>
            <w:lang w:val="en-US"/>
          </w:rPr>
          <w:t>(1,</w:t>
        </w:r>
      </w:ins>
      <w:ins w:id="80" w:author="Paul Seitlinger" w:date="2025-11-04T14:13:00Z" w16du:dateUtc="2025-11-04T13:13:00Z">
        <w:r w:rsidR="00C01CF9" w:rsidRPr="00C01CF9">
          <w:rPr>
            <w:lang w:val="en-US"/>
          </w:rPr>
          <w:t>132)=2.672, MSE=.2</w:t>
        </w:r>
      </w:ins>
      <w:ins w:id="81" w:author="Paul Seitlinger" w:date="2025-11-04T14:14:00Z" w16du:dateUtc="2025-11-04T13:14:00Z">
        <w:r w:rsidR="00C01CF9" w:rsidRPr="00C01CF9">
          <w:rPr>
            <w:lang w:val="en-US"/>
          </w:rPr>
          <w:t xml:space="preserve">19, p=.104, but </w:t>
        </w:r>
      </w:ins>
      <w:ins w:id="82" w:author="Paul Seitlinger" w:date="2025-11-04T14:26:00Z" w16du:dateUtc="2025-11-04T13:26:00Z">
        <w:r w:rsidR="00590A63">
          <w:rPr>
            <w:lang w:val="en-US"/>
          </w:rPr>
          <w:t>does</w:t>
        </w:r>
      </w:ins>
      <w:ins w:id="83" w:author="Paul Seitlinger" w:date="2025-11-04T14:14:00Z" w16du:dateUtc="2025-11-04T13:14:00Z">
        <w:r w:rsidR="00C01CF9" w:rsidRPr="00C01CF9">
          <w:rPr>
            <w:lang w:val="en-US"/>
          </w:rPr>
          <w:t xml:space="preserve"> so in Experiment 2, F(1,</w:t>
        </w:r>
      </w:ins>
      <w:ins w:id="84" w:author="Paul Seitlinger" w:date="2025-11-04T14:15:00Z" w16du:dateUtc="2025-11-04T13:15:00Z">
        <w:r w:rsidR="00C01CF9" w:rsidRPr="00C01CF9">
          <w:rPr>
            <w:lang w:val="en-US"/>
          </w:rPr>
          <w:t>232)=4.334, MSE=.242,</w:t>
        </w:r>
      </w:ins>
      <w:ins w:id="85" w:author="Paul Seitlinger" w:date="2025-11-04T14:10:00Z" w16du:dateUtc="2025-11-04T13:10:00Z">
        <w:r w:rsidR="004E1C56" w:rsidRPr="00C01CF9">
          <w:rPr>
            <w:lang w:val="en-US"/>
          </w:rPr>
          <w:t xml:space="preserve"> </w:t>
        </w:r>
      </w:ins>
      <w:ins w:id="86" w:author="Paul Seitlinger" w:date="2025-11-04T14:16:00Z" w16du:dateUtc="2025-11-04T13:16:00Z">
        <w:r w:rsidR="00C01CF9" w:rsidRPr="00C01CF9">
          <w:rPr>
            <w:lang w:val="en-US"/>
          </w:rPr>
          <w:t>p&lt;.05</w:t>
        </w:r>
      </w:ins>
      <w:ins w:id="87" w:author="Paul Seitlinger" w:date="2025-11-04T14:19:00Z" w16du:dateUtc="2025-11-04T13:19:00Z">
        <w:r w:rsidR="00C01CF9" w:rsidRPr="00C01CF9">
          <w:rPr>
            <w:lang w:val="en-US"/>
          </w:rPr>
          <w:t xml:space="preserve">: </w:t>
        </w:r>
      </w:ins>
      <w:ins w:id="88" w:author="Paul Seitlinger" w:date="2025-11-04T14:26:00Z" w16du:dateUtc="2025-11-04T13:26:00Z">
        <w:r w:rsidR="00590A63">
          <w:rPr>
            <w:lang w:val="en-US"/>
          </w:rPr>
          <w:t>p</w:t>
        </w:r>
      </w:ins>
      <w:ins w:id="89" w:author="Paul Seitlinger" w:date="2025-11-04T14:19:00Z" w16du:dateUtc="2025-11-04T13:19:00Z">
        <w:r w:rsidR="00C01CF9" w:rsidRPr="00C01CF9">
          <w:rPr>
            <w:lang w:val="en-US"/>
          </w:rPr>
          <w:t>e</w:t>
        </w:r>
      </w:ins>
      <w:ins w:id="90" w:author="Paul Seitlinger" w:date="2025-11-04T14:20:00Z" w16du:dateUtc="2025-11-04T13:20:00Z">
        <w:r w:rsidR="00C01CF9" w:rsidRPr="00C01CF9">
          <w:rPr>
            <w:lang w:val="en-US"/>
          </w:rPr>
          <w:t xml:space="preserve">rformance </w:t>
        </w:r>
      </w:ins>
      <w:ins w:id="91" w:author="Paul Seitlinger" w:date="2025-11-04T14:26:00Z" w16du:dateUtc="2025-11-04T13:26:00Z">
        <w:r w:rsidR="00590A63">
          <w:rPr>
            <w:lang w:val="en-US"/>
          </w:rPr>
          <w:t>is</w:t>
        </w:r>
      </w:ins>
      <w:ins w:id="92" w:author="Paul Seitlinger" w:date="2025-11-04T14:22:00Z" w16du:dateUtc="2025-11-04T13:22:00Z">
        <w:r w:rsidR="00C01CF9" w:rsidRPr="00C01CF9">
          <w:rPr>
            <w:lang w:val="en-US"/>
          </w:rPr>
          <w:t xml:space="preserve"> generally</w:t>
        </w:r>
      </w:ins>
      <w:ins w:id="93" w:author="Paul Seitlinger" w:date="2025-11-04T14:20:00Z" w16du:dateUtc="2025-11-04T13:20:00Z">
        <w:r w:rsidR="00C01CF9" w:rsidRPr="00C01CF9">
          <w:rPr>
            <w:lang w:val="en-US"/>
          </w:rPr>
          <w:t xml:space="preserve"> better when the queried item </w:t>
        </w:r>
      </w:ins>
      <w:ins w:id="94" w:author="Paul Seitlinger" w:date="2025-11-04T14:27:00Z" w16du:dateUtc="2025-11-04T13:27:00Z">
        <w:r w:rsidR="00590A63">
          <w:rPr>
            <w:lang w:val="en-US"/>
          </w:rPr>
          <w:t>is</w:t>
        </w:r>
      </w:ins>
      <w:ins w:id="95" w:author="Paul Seitlinger" w:date="2025-11-04T14:20:00Z" w16du:dateUtc="2025-11-04T13:20:00Z">
        <w:r w:rsidR="00C01CF9" w:rsidRPr="00C01CF9">
          <w:rPr>
            <w:lang w:val="en-US"/>
          </w:rPr>
          <w:t xml:space="preserve"> the second (M</w:t>
        </w:r>
      </w:ins>
      <w:ins w:id="96" w:author="Paul Seitlinger" w:date="2025-11-04T14:21:00Z" w16du:dateUtc="2025-11-04T13:21:00Z">
        <w:r w:rsidR="00590A63" w:rsidRPr="00590A63">
          <w:rPr>
            <w:vertAlign w:val="subscript"/>
            <w:lang w:val="en-US"/>
          </w:rPr>
          <w:t>2nd</w:t>
        </w:r>
      </w:ins>
      <w:ins w:id="97" w:author="Paul Seitlinger" w:date="2025-11-04T14:20:00Z" w16du:dateUtc="2025-11-04T13:20:00Z">
        <w:r w:rsidR="00C01CF9" w:rsidRPr="00C01CF9">
          <w:rPr>
            <w:lang w:val="en-US"/>
          </w:rPr>
          <w:t>=.71, SD=.35) rather than the first list item (M</w:t>
        </w:r>
      </w:ins>
      <w:ins w:id="98" w:author="Paul Seitlinger" w:date="2025-11-04T14:21:00Z" w16du:dateUtc="2025-11-04T13:21:00Z">
        <w:r w:rsidR="00590A63" w:rsidRPr="00C01CF9">
          <w:rPr>
            <w:vertAlign w:val="subscript"/>
            <w:lang w:val="en-US"/>
          </w:rPr>
          <w:t>1st</w:t>
        </w:r>
      </w:ins>
      <w:ins w:id="99" w:author="Paul Seitlinger" w:date="2025-11-04T14:20:00Z" w16du:dateUtc="2025-11-04T13:20:00Z">
        <w:r w:rsidR="00C01CF9" w:rsidRPr="00C01CF9">
          <w:rPr>
            <w:lang w:val="en-US"/>
          </w:rPr>
          <w:t>=.66, SD=.34</w:t>
        </w:r>
      </w:ins>
      <w:ins w:id="100" w:author="Paul Seitlinger" w:date="2025-11-04T14:21:00Z" w16du:dateUtc="2025-11-04T13:21:00Z">
        <w:r w:rsidR="00C01CF9" w:rsidRPr="00C01CF9">
          <w:rPr>
            <w:lang w:val="en-US"/>
          </w:rPr>
          <w:t>; Experiment 1: M</w:t>
        </w:r>
        <w:r w:rsidR="00C01CF9" w:rsidRPr="00590A63">
          <w:rPr>
            <w:vertAlign w:val="subscript"/>
            <w:lang w:val="en-US"/>
          </w:rPr>
          <w:t>2nd</w:t>
        </w:r>
        <w:r w:rsidR="00C01CF9" w:rsidRPr="00C01CF9">
          <w:rPr>
            <w:lang w:val="en-US"/>
          </w:rPr>
          <w:t>=.39,  SD=.38</w:t>
        </w:r>
      </w:ins>
      <w:ins w:id="101" w:author="Paul Seitlinger" w:date="2025-11-04T14:22:00Z" w16du:dateUtc="2025-11-04T13:22:00Z">
        <w:r w:rsidR="00C01CF9" w:rsidRPr="00C01CF9">
          <w:rPr>
            <w:lang w:val="en-US"/>
          </w:rPr>
          <w:t xml:space="preserve">; </w:t>
        </w:r>
      </w:ins>
      <w:ins w:id="102" w:author="Paul Seitlinger" w:date="2025-11-04T14:21:00Z" w16du:dateUtc="2025-11-04T13:21:00Z">
        <w:r w:rsidR="00C01CF9" w:rsidRPr="00C01CF9">
          <w:rPr>
            <w:lang w:val="en-US"/>
          </w:rPr>
          <w:t>M</w:t>
        </w:r>
        <w:r w:rsidR="00C01CF9" w:rsidRPr="00C01CF9">
          <w:rPr>
            <w:vertAlign w:val="subscript"/>
            <w:lang w:val="en-US"/>
          </w:rPr>
          <w:t>1st</w:t>
        </w:r>
        <w:r w:rsidR="00C01CF9" w:rsidRPr="00C01CF9">
          <w:rPr>
            <w:lang w:val="en-US"/>
          </w:rPr>
          <w:t>=.34, SD=.34</w:t>
        </w:r>
      </w:ins>
      <w:ins w:id="103" w:author="Paul Seitlinger" w:date="2025-11-04T14:27:00Z" w16du:dateUtc="2025-11-04T13:27:00Z">
        <w:r w:rsidR="00590A63">
          <w:rPr>
            <w:lang w:val="en-US"/>
          </w:rPr>
          <w:t>)</w:t>
        </w:r>
      </w:ins>
      <w:r w:rsidR="00C01CF9" w:rsidRPr="00C01CF9">
        <w:rPr>
          <w:lang w:val="en-US"/>
        </w:rPr>
        <w:t>.</w:t>
      </w:r>
      <w:del w:id="104" w:author="Paul Seitlinger" w:date="2025-11-04T14:22:00Z" w16du:dateUtc="2025-11-04T13:22:00Z">
        <w:r w:rsidRPr="00C01CF9" w:rsidDel="00C01CF9">
          <w:rPr>
            <w:lang w:val="en-US"/>
          </w:rPr>
          <w:delText xml:space="preserve"> </w:delText>
        </w:r>
      </w:del>
    </w:p>
    <w:p w14:paraId="390C9F2C" w14:textId="33607363" w:rsidR="00590A63" w:rsidRDefault="00590A63" w:rsidP="001B0115">
      <w:pPr>
        <w:rPr>
          <w:ins w:id="105" w:author="Paul Seitlinger" w:date="2025-11-04T14:30:00Z" w16du:dateUtc="2025-11-04T13:30:00Z"/>
          <w:lang w:val="en-US"/>
        </w:rPr>
      </w:pPr>
      <w:r>
        <w:rPr>
          <w:lang w:val="en-US"/>
        </w:rPr>
        <w:t>Also</w:t>
      </w:r>
      <w:r w:rsidR="00CE66E1">
        <w:rPr>
          <w:lang w:val="en-US"/>
        </w:rPr>
        <w:t xml:space="preserve">, </w:t>
      </w:r>
      <w:del w:id="106" w:author="Paul Seitlinger" w:date="2025-11-04T14:27:00Z" w16du:dateUtc="2025-11-04T13:27:00Z">
        <w:r w:rsidR="00EE7F13" w:rsidDel="00590A63">
          <w:rPr>
            <w:lang w:val="en-US"/>
          </w:rPr>
          <w:delText>TP's</w:delText>
        </w:r>
        <w:r w:rsidR="00CE66E1" w:rsidDel="00590A63">
          <w:rPr>
            <w:lang w:val="en-US"/>
          </w:rPr>
          <w:delText xml:space="preserve"> </w:delText>
        </w:r>
      </w:del>
      <w:ins w:id="107" w:author="Paul Seitlinger" w:date="2025-11-04T14:27:00Z" w16du:dateUtc="2025-11-04T13:27:00Z">
        <w:r>
          <w:rPr>
            <w:lang w:val="en-US"/>
          </w:rPr>
          <w:t xml:space="preserve">the </w:t>
        </w:r>
      </w:ins>
      <w:r w:rsidR="00CE66E1">
        <w:rPr>
          <w:lang w:val="en-US"/>
        </w:rPr>
        <w:t xml:space="preserve">main effect </w:t>
      </w:r>
      <w:ins w:id="108" w:author="Paul Seitlinger" w:date="2025-11-04T14:27:00Z" w16du:dateUtc="2025-11-04T13:27:00Z">
        <w:r>
          <w:rPr>
            <w:lang w:val="en-US"/>
          </w:rPr>
          <w:t>o</w:t>
        </w:r>
      </w:ins>
      <w:ins w:id="109" w:author="Paul Seitlinger" w:date="2025-11-04T14:28:00Z" w16du:dateUtc="2025-11-04T13:28:00Z">
        <w:r>
          <w:rPr>
            <w:lang w:val="en-US"/>
          </w:rPr>
          <w:t xml:space="preserve">f TP </w:t>
        </w:r>
      </w:ins>
      <w:del w:id="110" w:author="Paul Seitlinger" w:date="2025-11-04T14:28:00Z" w16du:dateUtc="2025-11-04T13:28:00Z">
        <w:r w:rsidR="00CE66E1" w:rsidDel="00590A63">
          <w:rPr>
            <w:lang w:val="en-US"/>
          </w:rPr>
          <w:delText xml:space="preserve">was </w:delText>
        </w:r>
      </w:del>
      <w:ins w:id="111" w:author="Paul Seitlinger" w:date="2025-11-04T14:28:00Z" w16du:dateUtc="2025-11-04T13:28:00Z">
        <w:r>
          <w:rPr>
            <w:lang w:val="en-US"/>
          </w:rPr>
          <w:t xml:space="preserve">is </w:t>
        </w:r>
      </w:ins>
      <w:r w:rsidR="00CE66E1">
        <w:rPr>
          <w:lang w:val="en-US"/>
        </w:rPr>
        <w:t>not significant in Experiment 1</w:t>
      </w:r>
      <w:r w:rsidR="007819CA">
        <w:rPr>
          <w:lang w:val="en-US"/>
        </w:rPr>
        <w:t>,</w:t>
      </w:r>
      <w:r w:rsidR="00CE66E1">
        <w:rPr>
          <w:lang w:val="en-US"/>
        </w:rPr>
        <w:t xml:space="preserve"> </w:t>
      </w:r>
      <w:ins w:id="112" w:author="Paul Seitlinger" w:date="2025-11-04T15:39:00Z" w16du:dateUtc="2025-11-04T14:39:00Z">
        <w:r w:rsidR="002E3831">
          <w:rPr>
            <w:lang w:val="en-US"/>
          </w:rPr>
          <w:t>F(1,132)=</w:t>
        </w:r>
      </w:ins>
      <w:ins w:id="113" w:author="Paul Seitlinger" w:date="2025-11-04T15:40:00Z" w16du:dateUtc="2025-11-04T14:40:00Z">
        <w:r w:rsidR="002E3831">
          <w:rPr>
            <w:lang w:val="en-US"/>
          </w:rPr>
          <w:t>0.651</w:t>
        </w:r>
      </w:ins>
      <w:ins w:id="114" w:author="Paul Seitlinger" w:date="2025-11-04T15:39:00Z" w16du:dateUtc="2025-11-04T14:39:00Z">
        <w:r w:rsidR="002E3831">
          <w:rPr>
            <w:lang w:val="en-US"/>
          </w:rPr>
          <w:t>,</w:t>
        </w:r>
      </w:ins>
      <w:ins w:id="115" w:author="Paul Seitlinger" w:date="2025-11-04T15:41:00Z" w16du:dateUtc="2025-11-04T14:41:00Z">
        <w:r w:rsidR="002E3831">
          <w:rPr>
            <w:lang w:val="en-US"/>
          </w:rPr>
          <w:t xml:space="preserve"> MSE=.107, p=.</w:t>
        </w:r>
        <w:r w:rsidR="00D216A8">
          <w:rPr>
            <w:lang w:val="en-US"/>
          </w:rPr>
          <w:t>426</w:t>
        </w:r>
        <w:r w:rsidR="002E3831">
          <w:rPr>
            <w:lang w:val="en-US"/>
          </w:rPr>
          <w:t>,</w:t>
        </w:r>
      </w:ins>
      <w:ins w:id="116" w:author="Paul Seitlinger" w:date="2025-11-04T15:39:00Z" w16du:dateUtc="2025-11-04T14:39:00Z">
        <w:r w:rsidR="002E3831">
          <w:rPr>
            <w:lang w:val="en-US"/>
          </w:rPr>
          <w:t xml:space="preserve"> </w:t>
        </w:r>
      </w:ins>
      <w:r w:rsidR="00CE66E1">
        <w:rPr>
          <w:lang w:val="en-US"/>
        </w:rPr>
        <w:t xml:space="preserve">but reaches </w:t>
      </w:r>
      <w:del w:id="117" w:author="Paul Seitlinger" w:date="2025-11-03T15:38:00Z" w16du:dateUtc="2025-11-03T14:38:00Z">
        <w:r w:rsidR="00CE66E1" w:rsidDel="00322C64">
          <w:rPr>
            <w:lang w:val="en-US"/>
          </w:rPr>
          <w:delText xml:space="preserve">statistical tendency </w:delText>
        </w:r>
      </w:del>
      <w:ins w:id="118" w:author="Paul Seitlinger" w:date="2025-11-03T15:38:00Z" w16du:dateUtc="2025-11-03T14:38:00Z">
        <w:r w:rsidR="00322C64">
          <w:rPr>
            <w:lang w:val="en-US"/>
          </w:rPr>
          <w:t xml:space="preserve">significance </w:t>
        </w:r>
      </w:ins>
      <w:r w:rsidR="00CE66E1">
        <w:rPr>
          <w:lang w:val="en-US"/>
        </w:rPr>
        <w:t>in Experiment 2, F</w:t>
      </w:r>
      <w:r w:rsidR="00903160">
        <w:rPr>
          <w:lang w:val="en-US"/>
        </w:rPr>
        <w:t>(1,2</w:t>
      </w:r>
      <w:del w:id="119" w:author="Paul Seitlinger" w:date="2025-11-03T15:39:00Z" w16du:dateUtc="2025-11-03T14:39:00Z">
        <w:r w:rsidR="00903160" w:rsidDel="00322C64">
          <w:rPr>
            <w:lang w:val="en-US"/>
          </w:rPr>
          <w:delText>5</w:delText>
        </w:r>
      </w:del>
      <w:ins w:id="120" w:author="Paul Seitlinger" w:date="2025-11-03T15:39:00Z" w16du:dateUtc="2025-11-03T14:39:00Z">
        <w:r w:rsidR="00322C64">
          <w:rPr>
            <w:lang w:val="en-US"/>
          </w:rPr>
          <w:t>9</w:t>
        </w:r>
      </w:ins>
      <w:r w:rsidR="00903160">
        <w:rPr>
          <w:lang w:val="en-US"/>
        </w:rPr>
        <w:t>)=</w:t>
      </w:r>
      <w:ins w:id="121" w:author="Paul Seitlinger" w:date="2025-11-03T15:39:00Z" w16du:dateUtc="2025-11-03T14:39:00Z">
        <w:r w:rsidR="00322C64" w:rsidRPr="00322C64">
          <w:rPr>
            <w:lang w:val="en-US"/>
          </w:rPr>
          <w:t xml:space="preserve"> </w:t>
        </w:r>
        <w:r w:rsidR="00322C64">
          <w:rPr>
            <w:lang w:val="en-US"/>
          </w:rPr>
          <w:t>6.856</w:t>
        </w:r>
      </w:ins>
      <w:del w:id="122" w:author="Paul Seitlinger" w:date="2025-11-03T15:39:00Z" w16du:dateUtc="2025-11-03T14:39:00Z">
        <w:r w:rsidR="00903160" w:rsidDel="00322C64">
          <w:rPr>
            <w:lang w:val="en-US"/>
          </w:rPr>
          <w:delText>3.96</w:delText>
        </w:r>
      </w:del>
      <w:r w:rsidR="00903160">
        <w:rPr>
          <w:lang w:val="en-US"/>
        </w:rPr>
        <w:t>, MSE=.</w:t>
      </w:r>
      <w:del w:id="123" w:author="Paul Seitlinger" w:date="2025-11-03T15:39:00Z" w16du:dateUtc="2025-11-03T14:39:00Z">
        <w:r w:rsidR="00903160" w:rsidDel="00322C64">
          <w:rPr>
            <w:lang w:val="en-US"/>
          </w:rPr>
          <w:delText>613</w:delText>
        </w:r>
      </w:del>
      <w:ins w:id="124" w:author="Paul Seitlinger" w:date="2025-11-03T15:39:00Z" w16du:dateUtc="2025-11-03T14:39:00Z">
        <w:r w:rsidR="00322C64">
          <w:rPr>
            <w:lang w:val="en-US"/>
          </w:rPr>
          <w:t>788</w:t>
        </w:r>
      </w:ins>
      <w:r w:rsidR="00903160">
        <w:rPr>
          <w:lang w:val="en-US"/>
        </w:rPr>
        <w:t>, p</w:t>
      </w:r>
      <w:r w:rsidR="00CE496A">
        <w:rPr>
          <w:lang w:val="en-US"/>
        </w:rPr>
        <w:t>&lt;.</w:t>
      </w:r>
      <w:del w:id="125" w:author="Paul Seitlinger" w:date="2025-11-03T15:40:00Z" w16du:dateUtc="2025-11-03T14:40:00Z">
        <w:r w:rsidR="00CE496A" w:rsidDel="00322C64">
          <w:rPr>
            <w:lang w:val="en-US"/>
          </w:rPr>
          <w:delText>1</w:delText>
        </w:r>
      </w:del>
      <w:r w:rsidR="00CE496A">
        <w:rPr>
          <w:lang w:val="en-US"/>
        </w:rPr>
        <w:t>0</w:t>
      </w:r>
      <w:ins w:id="126" w:author="Paul Seitlinger" w:date="2025-11-03T15:40:00Z" w16du:dateUtc="2025-11-03T14:40:00Z">
        <w:r w:rsidR="00322C64">
          <w:rPr>
            <w:lang w:val="en-US"/>
          </w:rPr>
          <w:t>5</w:t>
        </w:r>
      </w:ins>
      <w:r w:rsidR="00903160">
        <w:rPr>
          <w:lang w:val="en-US"/>
        </w:rPr>
        <w:t>:</w:t>
      </w:r>
      <w:r w:rsidR="00CE66E1">
        <w:rPr>
          <w:lang w:val="en-US"/>
        </w:rPr>
        <w:t xml:space="preserve"> </w:t>
      </w:r>
      <w:del w:id="127" w:author="Paul Seitlinger" w:date="2025-11-04T14:29:00Z" w16du:dateUtc="2025-11-04T13:29:00Z">
        <w:r w:rsidR="00427247" w:rsidDel="00590A63">
          <w:rPr>
            <w:lang w:val="en-US"/>
          </w:rPr>
          <w:delText>p</w:delText>
        </w:r>
        <w:r w:rsidR="00CE66E1" w:rsidDel="00590A63">
          <w:rPr>
            <w:lang w:val="en-US"/>
          </w:rPr>
          <w:delText xml:space="preserve">erformance </w:delText>
        </w:r>
      </w:del>
      <w:del w:id="128" w:author="Paul Seitlinger" w:date="2025-11-03T15:40:00Z" w16du:dateUtc="2025-11-03T14:40:00Z">
        <w:r w:rsidR="00186519" w:rsidDel="00AC7F99">
          <w:rPr>
            <w:lang w:val="en-US"/>
          </w:rPr>
          <w:delText>tends to be</w:delText>
        </w:r>
      </w:del>
      <w:del w:id="129" w:author="Paul Seitlinger" w:date="2025-11-04T14:29:00Z" w16du:dateUtc="2025-11-04T13:29:00Z">
        <w:r w:rsidR="00CE66E1" w:rsidDel="00590A63">
          <w:rPr>
            <w:lang w:val="en-US"/>
          </w:rPr>
          <w:delText xml:space="preserve"> better</w:delText>
        </w:r>
      </w:del>
      <w:ins w:id="130" w:author="Paul Seitlinger" w:date="2025-11-04T14:29:00Z" w16du:dateUtc="2025-11-04T13:29:00Z">
        <w:r>
          <w:rPr>
            <w:lang w:val="en-US"/>
          </w:rPr>
          <w:t xml:space="preserve">the </w:t>
        </w:r>
      </w:ins>
      <w:ins w:id="131" w:author="Paul Seitlinger" w:date="2025-11-04T14:30:00Z" w16du:dateUtc="2025-11-04T13:30:00Z">
        <w:r>
          <w:rPr>
            <w:lang w:val="en-US"/>
          </w:rPr>
          <w:t>positional judgments are more accurate</w:t>
        </w:r>
      </w:ins>
      <w:r w:rsidR="00CE66E1">
        <w:rPr>
          <w:lang w:val="en-US"/>
        </w:rPr>
        <w:t xml:space="preserve">, if </w:t>
      </w:r>
      <w:r w:rsidR="007819CA">
        <w:rPr>
          <w:lang w:val="en-US"/>
        </w:rPr>
        <w:t xml:space="preserve">the </w:t>
      </w:r>
      <w:r w:rsidR="00CE66E1">
        <w:rPr>
          <w:lang w:val="en-US"/>
        </w:rPr>
        <w:t xml:space="preserve">representation of the second </w:t>
      </w:r>
      <w:r w:rsidR="00EB728D">
        <w:rPr>
          <w:lang w:val="en-US"/>
        </w:rPr>
        <w:t xml:space="preserve">list item </w:t>
      </w:r>
      <w:r w:rsidR="00CC0A87">
        <w:rPr>
          <w:lang w:val="en-US"/>
        </w:rPr>
        <w:t>(M=</w:t>
      </w:r>
      <w:r w:rsidR="00351BE3">
        <w:rPr>
          <w:lang w:val="en-US"/>
        </w:rPr>
        <w:t>.7</w:t>
      </w:r>
      <w:ins w:id="132" w:author="Paul Seitlinger" w:date="2025-11-03T15:40:00Z" w16du:dateUtc="2025-11-03T14:40:00Z">
        <w:r w:rsidR="00AC7F99">
          <w:rPr>
            <w:lang w:val="en-US"/>
          </w:rPr>
          <w:t>3</w:t>
        </w:r>
      </w:ins>
      <w:del w:id="133" w:author="Paul Seitlinger" w:date="2025-11-03T15:40:00Z" w16du:dateUtc="2025-11-03T14:40:00Z">
        <w:r w:rsidR="00351BE3" w:rsidDel="00AC7F99">
          <w:rPr>
            <w:lang w:val="en-US"/>
          </w:rPr>
          <w:delText>4</w:delText>
        </w:r>
      </w:del>
      <w:r w:rsidR="00351BE3">
        <w:rPr>
          <w:lang w:val="en-US"/>
        </w:rPr>
        <w:t>, SD=.3</w:t>
      </w:r>
      <w:ins w:id="134" w:author="Paul Seitlinger" w:date="2025-11-03T15:40:00Z" w16du:dateUtc="2025-11-03T14:40:00Z">
        <w:r w:rsidR="00AC7F99">
          <w:rPr>
            <w:lang w:val="en-US"/>
          </w:rPr>
          <w:t>2</w:t>
        </w:r>
      </w:ins>
      <w:del w:id="135" w:author="Paul Seitlinger" w:date="2025-11-03T15:40:00Z" w16du:dateUtc="2025-11-03T14:40:00Z">
        <w:r w:rsidR="00351BE3" w:rsidDel="00AC7F99">
          <w:rPr>
            <w:lang w:val="en-US"/>
          </w:rPr>
          <w:delText>0</w:delText>
        </w:r>
      </w:del>
      <w:r w:rsidR="00CC0A87">
        <w:rPr>
          <w:lang w:val="en-US"/>
        </w:rPr>
        <w:t xml:space="preserve">) </w:t>
      </w:r>
      <w:r w:rsidR="00CE66E1">
        <w:rPr>
          <w:lang w:val="en-US"/>
        </w:rPr>
        <w:t xml:space="preserve">rather than </w:t>
      </w:r>
      <w:r w:rsidR="007819CA">
        <w:rPr>
          <w:lang w:val="en-US"/>
        </w:rPr>
        <w:t xml:space="preserve">the </w:t>
      </w:r>
      <w:r w:rsidR="00CE66E1">
        <w:rPr>
          <w:lang w:val="en-US"/>
        </w:rPr>
        <w:t xml:space="preserve">first </w:t>
      </w:r>
      <w:r w:rsidR="00BC47EE">
        <w:rPr>
          <w:lang w:val="en-US"/>
        </w:rPr>
        <w:t>one</w:t>
      </w:r>
      <w:r w:rsidR="00CE66E1">
        <w:rPr>
          <w:lang w:val="en-US"/>
        </w:rPr>
        <w:t xml:space="preserve"> </w:t>
      </w:r>
      <w:r w:rsidR="003A3809">
        <w:rPr>
          <w:lang w:val="en-US"/>
        </w:rPr>
        <w:t>(M=</w:t>
      </w:r>
      <w:r w:rsidR="00351BE3">
        <w:rPr>
          <w:lang w:val="en-US"/>
        </w:rPr>
        <w:t>.6</w:t>
      </w:r>
      <w:ins w:id="136" w:author="Paul Seitlinger" w:date="2025-11-03T15:40:00Z" w16du:dateUtc="2025-11-03T14:40:00Z">
        <w:r w:rsidR="00AC7F99">
          <w:rPr>
            <w:lang w:val="en-US"/>
          </w:rPr>
          <w:t>4</w:t>
        </w:r>
      </w:ins>
      <w:del w:id="137" w:author="Paul Seitlinger" w:date="2025-11-03T15:40:00Z" w16du:dateUtc="2025-11-03T14:40:00Z">
        <w:r w:rsidR="00351BE3" w:rsidDel="00AC7F99">
          <w:rPr>
            <w:lang w:val="en-US"/>
          </w:rPr>
          <w:delText>7</w:delText>
        </w:r>
      </w:del>
      <w:r w:rsidR="00351BE3">
        <w:rPr>
          <w:lang w:val="en-US"/>
        </w:rPr>
        <w:t>, SD=.37</w:t>
      </w:r>
      <w:r w:rsidR="003A3809">
        <w:rPr>
          <w:lang w:val="en-US"/>
        </w:rPr>
        <w:t xml:space="preserve">) </w:t>
      </w:r>
      <w:r w:rsidR="00351BE3">
        <w:rPr>
          <w:lang w:val="en-US"/>
        </w:rPr>
        <w:t>is</w:t>
      </w:r>
      <w:r w:rsidR="00CE66E1">
        <w:rPr>
          <w:lang w:val="en-US"/>
        </w:rPr>
        <w:t xml:space="preserve"> reinforced by the probe. </w:t>
      </w:r>
    </w:p>
    <w:p w14:paraId="794E5CF9" w14:textId="561F4AFC" w:rsidR="00A06B62" w:rsidRDefault="00590A63" w:rsidP="001B0115">
      <w:pPr>
        <w:rPr>
          <w:lang w:val="en-US"/>
        </w:rPr>
      </w:pPr>
      <w:ins w:id="138" w:author="Paul Seitlinger" w:date="2025-11-04T14:30:00Z" w16du:dateUtc="2025-11-04T13:30:00Z">
        <w:r>
          <w:rPr>
            <w:lang w:val="en-US"/>
          </w:rPr>
          <w:lastRenderedPageBreak/>
          <w:t>Third</w:t>
        </w:r>
      </w:ins>
      <w:r w:rsidR="00427247">
        <w:rPr>
          <w:lang w:val="en-US"/>
        </w:rPr>
        <w:t xml:space="preserve">, only in Experiment 2 does the factor </w:t>
      </w:r>
      <w:r w:rsidR="00BB7249">
        <w:rPr>
          <w:lang w:val="en-US"/>
        </w:rPr>
        <w:t>TP</w:t>
      </w:r>
      <w:r w:rsidR="00427247">
        <w:rPr>
          <w:lang w:val="en-US"/>
        </w:rPr>
        <w:t xml:space="preserve"> interact with TNS, F</w:t>
      </w:r>
      <w:r w:rsidR="00EB4818">
        <w:rPr>
          <w:lang w:val="en-US"/>
        </w:rPr>
        <w:t>(1,2</w:t>
      </w:r>
      <w:ins w:id="139" w:author="Paul Seitlinger" w:date="2025-11-03T15:41:00Z" w16du:dateUtc="2025-11-03T14:41:00Z">
        <w:r w:rsidR="00AC7F99">
          <w:rPr>
            <w:lang w:val="en-US"/>
          </w:rPr>
          <w:t>9</w:t>
        </w:r>
      </w:ins>
      <w:del w:id="140" w:author="Paul Seitlinger" w:date="2025-11-03T15:41:00Z" w16du:dateUtc="2025-11-03T14:41:00Z">
        <w:r w:rsidR="00EB4818" w:rsidDel="00AC7F99">
          <w:rPr>
            <w:lang w:val="en-US"/>
          </w:rPr>
          <w:delText>5</w:delText>
        </w:r>
      </w:del>
      <w:r w:rsidR="00EB4818">
        <w:rPr>
          <w:lang w:val="en-US"/>
        </w:rPr>
        <w:t>)=4.67, MSE=.111, p&lt;.05</w:t>
      </w:r>
      <w:r w:rsidR="00427247">
        <w:rPr>
          <w:lang w:val="en-US"/>
        </w:rPr>
        <w:t xml:space="preserve">, in the sense that the effect of </w:t>
      </w:r>
      <w:r w:rsidR="00BB7249">
        <w:rPr>
          <w:lang w:val="en-US"/>
        </w:rPr>
        <w:t xml:space="preserve">TP </w:t>
      </w:r>
      <w:r w:rsidR="00427247">
        <w:rPr>
          <w:lang w:val="en-US"/>
        </w:rPr>
        <w:t>is greater</w:t>
      </w:r>
      <w:r w:rsidR="00BB7249">
        <w:rPr>
          <w:lang w:val="en-US"/>
        </w:rPr>
        <w:t xml:space="preserve"> </w:t>
      </w:r>
      <w:r w:rsidR="00427247">
        <w:rPr>
          <w:lang w:val="en-US"/>
        </w:rPr>
        <w:t xml:space="preserve">when TNS is high </w:t>
      </w:r>
      <w:r w:rsidR="004B23EE">
        <w:rPr>
          <w:lang w:val="en-US"/>
        </w:rPr>
        <w:t>(M</w:t>
      </w:r>
      <w:r w:rsidR="004B23EE" w:rsidRPr="004B23EE">
        <w:rPr>
          <w:vertAlign w:val="subscript"/>
          <w:lang w:val="en-US"/>
        </w:rPr>
        <w:t>TP=2</w:t>
      </w:r>
      <w:r w:rsidR="004B23EE">
        <w:rPr>
          <w:lang w:val="en-US"/>
        </w:rPr>
        <w:t>=.6</w:t>
      </w:r>
      <w:ins w:id="141" w:author="Paul Seitlinger" w:date="2025-11-04T14:33:00Z" w16du:dateUtc="2025-11-04T13:33:00Z">
        <w:r>
          <w:rPr>
            <w:lang w:val="en-US"/>
          </w:rPr>
          <w:t>5</w:t>
        </w:r>
      </w:ins>
      <w:del w:id="142" w:author="Paul Seitlinger" w:date="2025-11-04T14:33:00Z" w16du:dateUtc="2025-11-04T13:33:00Z">
        <w:r w:rsidR="004B23EE" w:rsidDel="00590A63">
          <w:rPr>
            <w:lang w:val="en-US"/>
          </w:rPr>
          <w:delText>8</w:delText>
        </w:r>
      </w:del>
      <w:r w:rsidR="004B23EE">
        <w:rPr>
          <w:lang w:val="en-US"/>
        </w:rPr>
        <w:t>, SD=.3</w:t>
      </w:r>
      <w:ins w:id="143" w:author="Paul Seitlinger" w:date="2025-11-04T14:33:00Z" w16du:dateUtc="2025-11-04T13:33:00Z">
        <w:r>
          <w:rPr>
            <w:lang w:val="en-US"/>
          </w:rPr>
          <w:t>7</w:t>
        </w:r>
      </w:ins>
      <w:del w:id="144" w:author="Paul Seitlinger" w:date="2025-11-04T14:33:00Z" w16du:dateUtc="2025-11-04T13:33:00Z">
        <w:r w:rsidR="004B23EE" w:rsidDel="00590A63">
          <w:rPr>
            <w:lang w:val="en-US"/>
          </w:rPr>
          <w:delText>5</w:delText>
        </w:r>
      </w:del>
      <w:r w:rsidR="004B23EE">
        <w:rPr>
          <w:lang w:val="en-US"/>
        </w:rPr>
        <w:t>; M</w:t>
      </w:r>
      <w:r w:rsidR="004B23EE" w:rsidRPr="004B23EE">
        <w:rPr>
          <w:vertAlign w:val="subscript"/>
          <w:lang w:val="en-US"/>
        </w:rPr>
        <w:t>TP=</w:t>
      </w:r>
      <w:r w:rsidR="004B23EE">
        <w:rPr>
          <w:vertAlign w:val="subscript"/>
          <w:lang w:val="en-US"/>
        </w:rPr>
        <w:t>1</w:t>
      </w:r>
      <w:r w:rsidR="004B23EE">
        <w:rPr>
          <w:lang w:val="en-US"/>
        </w:rPr>
        <w:t>=.5</w:t>
      </w:r>
      <w:ins w:id="145" w:author="Paul Seitlinger" w:date="2025-11-04T14:33:00Z" w16du:dateUtc="2025-11-04T13:33:00Z">
        <w:r w:rsidR="00122F97">
          <w:rPr>
            <w:lang w:val="en-US"/>
          </w:rPr>
          <w:t>4</w:t>
        </w:r>
      </w:ins>
      <w:del w:id="146" w:author="Paul Seitlinger" w:date="2025-11-04T14:33:00Z" w16du:dateUtc="2025-11-04T13:33:00Z">
        <w:r w:rsidR="004B23EE" w:rsidDel="00122F97">
          <w:rPr>
            <w:lang w:val="en-US"/>
          </w:rPr>
          <w:delText>7</w:delText>
        </w:r>
      </w:del>
      <w:r w:rsidR="004B23EE">
        <w:rPr>
          <w:lang w:val="en-US"/>
        </w:rPr>
        <w:t xml:space="preserve">, SD=.40) </w:t>
      </w:r>
      <w:r w:rsidR="00427247">
        <w:rPr>
          <w:lang w:val="en-US"/>
        </w:rPr>
        <w:t>than when it is low.</w:t>
      </w:r>
      <w:r w:rsidR="00C579E9">
        <w:rPr>
          <w:lang w:val="en-US"/>
        </w:rPr>
        <w:t xml:space="preserve"> (M</w:t>
      </w:r>
      <w:r w:rsidR="00C579E9" w:rsidRPr="004B23EE">
        <w:rPr>
          <w:vertAlign w:val="subscript"/>
          <w:lang w:val="en-US"/>
        </w:rPr>
        <w:t>TP=2</w:t>
      </w:r>
      <w:r w:rsidR="00C579E9">
        <w:rPr>
          <w:lang w:val="en-US"/>
        </w:rPr>
        <w:t>=.8</w:t>
      </w:r>
      <w:ins w:id="147" w:author="Paul Seitlinger" w:date="2025-11-04T14:33:00Z" w16du:dateUtc="2025-11-04T13:33:00Z">
        <w:r w:rsidR="00122F97">
          <w:rPr>
            <w:lang w:val="en-US"/>
          </w:rPr>
          <w:t>0</w:t>
        </w:r>
      </w:ins>
      <w:del w:id="148" w:author="Paul Seitlinger" w:date="2025-11-04T14:33:00Z" w16du:dateUtc="2025-11-04T13:33:00Z">
        <w:r w:rsidR="00C579E9" w:rsidDel="00122F97">
          <w:rPr>
            <w:lang w:val="en-US"/>
          </w:rPr>
          <w:delText>1</w:delText>
        </w:r>
      </w:del>
      <w:r w:rsidR="00C579E9">
        <w:rPr>
          <w:lang w:val="en-US"/>
        </w:rPr>
        <w:t>, SD=.23; M</w:t>
      </w:r>
      <w:r w:rsidR="00C579E9" w:rsidRPr="004B23EE">
        <w:rPr>
          <w:vertAlign w:val="subscript"/>
          <w:lang w:val="en-US"/>
        </w:rPr>
        <w:t>TP=</w:t>
      </w:r>
      <w:r w:rsidR="00C579E9">
        <w:rPr>
          <w:vertAlign w:val="subscript"/>
          <w:lang w:val="en-US"/>
        </w:rPr>
        <w:t>1</w:t>
      </w:r>
      <w:r w:rsidR="00C579E9">
        <w:rPr>
          <w:lang w:val="en-US"/>
        </w:rPr>
        <w:t>=.7</w:t>
      </w:r>
      <w:ins w:id="149" w:author="Paul Seitlinger" w:date="2025-11-04T14:34:00Z" w16du:dateUtc="2025-11-04T13:34:00Z">
        <w:r w:rsidR="00122F97">
          <w:rPr>
            <w:lang w:val="en-US"/>
          </w:rPr>
          <w:t>4</w:t>
        </w:r>
      </w:ins>
      <w:del w:id="150" w:author="Paul Seitlinger" w:date="2025-11-04T14:34:00Z" w16du:dateUtc="2025-11-04T13:34:00Z">
        <w:r w:rsidR="00C579E9" w:rsidDel="00122F97">
          <w:rPr>
            <w:lang w:val="en-US"/>
          </w:rPr>
          <w:delText>6</w:delText>
        </w:r>
      </w:del>
      <w:r w:rsidR="00C579E9">
        <w:rPr>
          <w:lang w:val="en-US"/>
        </w:rPr>
        <w:t>, SD=.3</w:t>
      </w:r>
      <w:ins w:id="151" w:author="Paul Seitlinger" w:date="2025-11-04T14:34:00Z" w16du:dateUtc="2025-11-04T13:34:00Z">
        <w:r w:rsidR="00122F97">
          <w:rPr>
            <w:lang w:val="en-US"/>
          </w:rPr>
          <w:t>2</w:t>
        </w:r>
      </w:ins>
      <w:del w:id="152" w:author="Paul Seitlinger" w:date="2025-11-04T14:34:00Z" w16du:dateUtc="2025-11-04T13:34:00Z">
        <w:r w:rsidR="00C579E9" w:rsidDel="00122F97">
          <w:rPr>
            <w:lang w:val="en-US"/>
          </w:rPr>
          <w:delText>0</w:delText>
        </w:r>
      </w:del>
      <w:r w:rsidR="00C579E9">
        <w:rPr>
          <w:lang w:val="en-US"/>
        </w:rPr>
        <w:t>)</w:t>
      </w:r>
      <w:r w:rsidR="000E42C0">
        <w:rPr>
          <w:lang w:val="en-US"/>
        </w:rPr>
        <w:t xml:space="preserve">. </w:t>
      </w:r>
      <w:r w:rsidR="00122F97">
        <w:rPr>
          <w:lang w:val="en-US"/>
        </w:rPr>
        <w:t>Fourth</w:t>
      </w:r>
      <w:r w:rsidR="00A06B62">
        <w:rPr>
          <w:lang w:val="en-US"/>
        </w:rPr>
        <w:t xml:space="preserve">, </w:t>
      </w:r>
      <w:r w:rsidR="009A2A50">
        <w:rPr>
          <w:lang w:val="en-US"/>
        </w:rPr>
        <w:t xml:space="preserve">it interacts significantly with </w:t>
      </w:r>
      <w:r w:rsidR="00A06B62">
        <w:rPr>
          <w:lang w:val="en-US"/>
        </w:rPr>
        <w:t>Accessory Stimulus Position (ASP),</w:t>
      </w:r>
      <w:ins w:id="153" w:author="Paul Seitlinger" w:date="2025-11-04T14:35:00Z" w16du:dateUtc="2025-11-04T13:35:00Z">
        <w:r w:rsidR="00122F97">
          <w:rPr>
            <w:lang w:val="en-US"/>
          </w:rPr>
          <w:t xml:space="preserve"> F(1,232)=9.779, MSE=.186, p&lt;.01,</w:t>
        </w:r>
      </w:ins>
      <w:r w:rsidR="00A06B62">
        <w:rPr>
          <w:lang w:val="en-US"/>
        </w:rPr>
        <w:t xml:space="preserve"> which was not included in the design of Experiment 1,</w:t>
      </w:r>
      <w:del w:id="154" w:author="Paul Seitlinger" w:date="2025-11-04T14:35:00Z" w16du:dateUtc="2025-11-04T13:35:00Z">
        <w:r w:rsidR="00A06B62" w:rsidDel="00122F97">
          <w:rPr>
            <w:lang w:val="en-US"/>
          </w:rPr>
          <w:delText xml:space="preserve"> </w:delText>
        </w:r>
      </w:del>
      <w:ins w:id="155" w:author="Paul Seitlinger" w:date="2025-11-04T14:35:00Z" w16du:dateUtc="2025-11-04T13:35:00Z">
        <w:r w:rsidR="00122F97">
          <w:rPr>
            <w:lang w:val="en-US"/>
          </w:rPr>
          <w:t>and implies</w:t>
        </w:r>
      </w:ins>
      <w:r w:rsidR="006B19AF">
        <w:rPr>
          <w:lang w:val="en-US"/>
        </w:rPr>
        <w:t xml:space="preserve">: </w:t>
      </w:r>
      <w:r w:rsidR="00C07581">
        <w:rPr>
          <w:lang w:val="en-US"/>
        </w:rPr>
        <w:t xml:space="preserve">when </w:t>
      </w:r>
      <w:r w:rsidR="006B19AF">
        <w:rPr>
          <w:lang w:val="en-US"/>
        </w:rPr>
        <w:t xml:space="preserve">the target is accompanied by the accessory stimulus, that is, if </w:t>
      </w:r>
      <w:r w:rsidR="00182D7B">
        <w:rPr>
          <w:lang w:val="en-US"/>
        </w:rPr>
        <w:t>TP</w:t>
      </w:r>
      <w:r w:rsidR="006B19AF">
        <w:rPr>
          <w:lang w:val="en-US"/>
        </w:rPr>
        <w:t xml:space="preserve"> and ASP match, performance is lower than when they do not match (see Table </w:t>
      </w:r>
      <w:r w:rsidR="0043275E">
        <w:rPr>
          <w:lang w:val="en-US"/>
        </w:rPr>
        <w:t>3</w:t>
      </w:r>
      <w:r w:rsidR="006B19AF">
        <w:rPr>
          <w:lang w:val="en-US"/>
        </w:rPr>
        <w:t>).</w:t>
      </w:r>
      <w:r w:rsidR="002F5501">
        <w:rPr>
          <w:lang w:val="en-US"/>
        </w:rPr>
        <w:t xml:space="preserve"> This interaction implies an interference effect of the auditory accessory stimulus on the encoding of the vibrotactile list item. </w:t>
      </w:r>
    </w:p>
    <w:p w14:paraId="20B3C70D" w14:textId="77777777" w:rsidR="0018358A" w:rsidRDefault="0018358A" w:rsidP="001B0115">
      <w:pPr>
        <w:rPr>
          <w:lang w:val="en-US"/>
        </w:rPr>
      </w:pPr>
    </w:p>
    <w:p w14:paraId="7E6A8836" w14:textId="6F62D75B" w:rsidR="0018358A" w:rsidRPr="00A5603F" w:rsidRDefault="0018358A" w:rsidP="009217D8">
      <w:pPr>
        <w:ind w:firstLine="0"/>
        <w:rPr>
          <w:rFonts w:cs="Times New Roman"/>
          <w:b/>
          <w:bCs/>
          <w:szCs w:val="22"/>
          <w:lang w:val="en-US"/>
        </w:rPr>
      </w:pPr>
      <w:r w:rsidRPr="00436BC1">
        <w:rPr>
          <w:rFonts w:cs="Times New Roman"/>
          <w:b/>
          <w:bCs/>
          <w:szCs w:val="22"/>
          <w:lang w:val="en-US"/>
        </w:rPr>
        <w:t xml:space="preserve">Table </w:t>
      </w:r>
      <w:r w:rsidR="009217D8">
        <w:rPr>
          <w:rFonts w:cs="Times New Roman"/>
          <w:b/>
          <w:bCs/>
          <w:szCs w:val="22"/>
          <w:lang w:val="en-US"/>
        </w:rPr>
        <w:t>3</w:t>
      </w:r>
      <w:r w:rsidRPr="00436BC1">
        <w:rPr>
          <w:rFonts w:cs="Times New Roman"/>
          <w:b/>
          <w:bCs/>
          <w:szCs w:val="22"/>
          <w:lang w:val="en-US"/>
        </w:rPr>
        <w:t xml:space="preserve">. </w:t>
      </w:r>
      <w:r w:rsidRPr="00A5603F">
        <w:rPr>
          <w:rFonts w:cs="Times New Roman"/>
          <w:b/>
          <w:bCs/>
          <w:szCs w:val="22"/>
          <w:lang w:val="en-US"/>
        </w:rPr>
        <w:t>Means (and SDs) for p(c) when cross-tabulating Target Position</w:t>
      </w:r>
      <w:r w:rsidR="00A5603F">
        <w:rPr>
          <w:rFonts w:cs="Times New Roman"/>
          <w:b/>
          <w:bCs/>
          <w:szCs w:val="22"/>
          <w:lang w:val="en-US"/>
        </w:rPr>
        <w:t xml:space="preserve"> (TP)</w:t>
      </w:r>
      <w:r w:rsidRPr="00A5603F">
        <w:rPr>
          <w:rFonts w:cs="Times New Roman"/>
          <w:b/>
          <w:bCs/>
          <w:szCs w:val="22"/>
          <w:lang w:val="en-US"/>
        </w:rPr>
        <w:t xml:space="preserve"> and </w:t>
      </w:r>
      <w:r w:rsidR="00A5603F" w:rsidRPr="00A5603F">
        <w:rPr>
          <w:rFonts w:cs="Times New Roman"/>
          <w:b/>
          <w:bCs/>
          <w:szCs w:val="22"/>
          <w:lang w:val="en-US"/>
        </w:rPr>
        <w:t>Accessory Stimulus Position (</w:t>
      </w:r>
      <w:r w:rsidRPr="00A5603F">
        <w:rPr>
          <w:rFonts w:cs="Times New Roman"/>
          <w:b/>
          <w:bCs/>
          <w:szCs w:val="22"/>
          <w:lang w:val="en-US"/>
        </w:rPr>
        <w:t>ASP</w:t>
      </w:r>
      <w:r w:rsidR="00A5603F" w:rsidRPr="00A5603F">
        <w:rPr>
          <w:rFonts w:cs="Times New Roman"/>
          <w:b/>
          <w:bCs/>
          <w:szCs w:val="22"/>
          <w:lang w:val="en-US"/>
        </w:rPr>
        <w:t>)</w:t>
      </w:r>
      <w:r w:rsidR="00182D7B">
        <w:rPr>
          <w:rFonts w:cs="Times New Roman"/>
          <w:b/>
          <w:bCs/>
          <w:szCs w:val="22"/>
          <w:lang w:val="en-US"/>
        </w:rPr>
        <w:t xml:space="preserve"> (</w:t>
      </w:r>
      <w:r w:rsidR="00B23AF3">
        <w:rPr>
          <w:rFonts w:cs="Times New Roman"/>
          <w:b/>
          <w:bCs/>
          <w:szCs w:val="22"/>
          <w:lang w:val="en-US"/>
        </w:rPr>
        <w:t xml:space="preserve">based on </w:t>
      </w:r>
      <w:r w:rsidR="00182D7B">
        <w:rPr>
          <w:rFonts w:cs="Times New Roman"/>
          <w:b/>
          <w:bCs/>
          <w:szCs w:val="22"/>
          <w:lang w:val="en-US"/>
        </w:rPr>
        <w:t>Experiment 2</w:t>
      </w:r>
      <w:r w:rsidR="00B23AF3">
        <w:rPr>
          <w:rFonts w:cs="Times New Roman"/>
          <w:b/>
          <w:bCs/>
          <w:szCs w:val="22"/>
          <w:lang w:val="en-US"/>
        </w:rPr>
        <w:t xml:space="preserve"> data</w:t>
      </w:r>
      <w:r w:rsidR="00182D7B">
        <w:rPr>
          <w:rFonts w:cs="Times New Roman"/>
          <w:b/>
          <w:bCs/>
          <w:szCs w:val="22"/>
          <w:lang w:val="en-US"/>
        </w:rPr>
        <w:t>)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062"/>
        <w:gridCol w:w="1731"/>
      </w:tblGrid>
      <w:tr w:rsidR="0018358A" w:rsidRPr="00436BC1" w14:paraId="4C1D271E" w14:textId="77777777" w:rsidTr="00FD6B79">
        <w:tc>
          <w:tcPr>
            <w:tcW w:w="2240" w:type="dxa"/>
            <w:tcBorders>
              <w:bottom w:val="nil"/>
            </w:tcBorders>
          </w:tcPr>
          <w:p w14:paraId="57F880F1" w14:textId="77777777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</w:p>
        </w:tc>
        <w:tc>
          <w:tcPr>
            <w:tcW w:w="3793" w:type="dxa"/>
            <w:gridSpan w:val="2"/>
            <w:tcBorders>
              <w:bottom w:val="nil"/>
            </w:tcBorders>
          </w:tcPr>
          <w:p w14:paraId="73778B05" w14:textId="77777777" w:rsidR="0018358A" w:rsidRPr="00A5603F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A5603F">
              <w:rPr>
                <w:rFonts w:cs="Times New Roman"/>
                <w:szCs w:val="22"/>
                <w:lang w:val="en-US"/>
              </w:rPr>
              <w:t>ASP</w:t>
            </w:r>
          </w:p>
        </w:tc>
      </w:tr>
      <w:tr w:rsidR="0018358A" w:rsidRPr="00436BC1" w14:paraId="21436613" w14:textId="77777777" w:rsidTr="00FD6B79">
        <w:tc>
          <w:tcPr>
            <w:tcW w:w="2240" w:type="dxa"/>
            <w:tcBorders>
              <w:top w:val="nil"/>
              <w:bottom w:val="single" w:sz="4" w:space="0" w:color="auto"/>
            </w:tcBorders>
          </w:tcPr>
          <w:p w14:paraId="15727DBF" w14:textId="7E53F10D" w:rsidR="0018358A" w:rsidRPr="00A5603F" w:rsidRDefault="00A5603F" w:rsidP="002F27B4">
            <w:pPr>
              <w:rPr>
                <w:rFonts w:cs="Times New Roman"/>
                <w:szCs w:val="22"/>
                <w:lang w:val="en-US"/>
              </w:rPr>
            </w:pPr>
            <w:r w:rsidRPr="00A5603F">
              <w:rPr>
                <w:rFonts w:cs="Times New Roman"/>
                <w:szCs w:val="22"/>
                <w:lang w:val="en-US"/>
              </w:rPr>
              <w:t>TP</w:t>
            </w:r>
          </w:p>
        </w:tc>
        <w:tc>
          <w:tcPr>
            <w:tcW w:w="2062" w:type="dxa"/>
            <w:tcBorders>
              <w:top w:val="nil"/>
              <w:bottom w:val="single" w:sz="4" w:space="0" w:color="auto"/>
            </w:tcBorders>
          </w:tcPr>
          <w:p w14:paraId="644EC5AD" w14:textId="77777777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731" w:type="dxa"/>
            <w:tcBorders>
              <w:top w:val="nil"/>
              <w:bottom w:val="single" w:sz="4" w:space="0" w:color="auto"/>
            </w:tcBorders>
          </w:tcPr>
          <w:p w14:paraId="3D026E04" w14:textId="77777777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</w:tr>
      <w:tr w:rsidR="0018358A" w:rsidRPr="00436BC1" w14:paraId="21964510" w14:textId="77777777" w:rsidTr="00FD6B79">
        <w:tc>
          <w:tcPr>
            <w:tcW w:w="2240" w:type="dxa"/>
            <w:tcBorders>
              <w:top w:val="single" w:sz="4" w:space="0" w:color="auto"/>
            </w:tcBorders>
          </w:tcPr>
          <w:p w14:paraId="31AF997B" w14:textId="77777777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2062" w:type="dxa"/>
            <w:tcBorders>
              <w:top w:val="single" w:sz="4" w:space="0" w:color="auto"/>
            </w:tcBorders>
          </w:tcPr>
          <w:p w14:paraId="389FCE76" w14:textId="25F694D8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.6</w:t>
            </w:r>
            <w:ins w:id="156" w:author="Paul Seitlinger" w:date="2025-11-04T14:36:00Z" w16du:dateUtc="2025-11-04T13:36:00Z">
              <w:r w:rsidR="00122F97">
                <w:rPr>
                  <w:rFonts w:cs="Times New Roman"/>
                  <w:szCs w:val="22"/>
                  <w:lang w:val="en-US"/>
                </w:rPr>
                <w:t>2</w:t>
              </w:r>
            </w:ins>
            <w:del w:id="157" w:author="Paul Seitlinger" w:date="2025-11-04T14:36:00Z" w16du:dateUtc="2025-11-04T13:36:00Z">
              <w:r w:rsidDel="00122F97">
                <w:rPr>
                  <w:rFonts w:cs="Times New Roman"/>
                  <w:szCs w:val="22"/>
                  <w:lang w:val="en-US"/>
                </w:rPr>
                <w:delText>5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 xml:space="preserve"> (.3</w:t>
            </w:r>
            <w:ins w:id="158" w:author="Paul Seitlinger" w:date="2025-11-04T14:36:00Z" w16du:dateUtc="2025-11-04T13:36:00Z">
              <w:r w:rsidR="00122F97">
                <w:rPr>
                  <w:rFonts w:cs="Times New Roman"/>
                  <w:szCs w:val="22"/>
                  <w:lang w:val="en-US"/>
                </w:rPr>
                <w:t>8</w:t>
              </w:r>
            </w:ins>
            <w:del w:id="159" w:author="Paul Seitlinger" w:date="2025-11-04T14:36:00Z" w16du:dateUtc="2025-11-04T13:36:00Z">
              <w:r w:rsidDel="00122F97">
                <w:rPr>
                  <w:rFonts w:cs="Times New Roman"/>
                  <w:szCs w:val="22"/>
                  <w:lang w:val="en-US"/>
                </w:rPr>
                <w:delText>7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731" w:type="dxa"/>
            <w:tcBorders>
              <w:top w:val="single" w:sz="4" w:space="0" w:color="auto"/>
            </w:tcBorders>
          </w:tcPr>
          <w:p w14:paraId="65C06958" w14:textId="4BE9EA43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6</w:t>
            </w:r>
            <w:ins w:id="160" w:author="Paul Seitlinger" w:date="2025-11-04T14:37:00Z" w16du:dateUtc="2025-11-04T13:37:00Z">
              <w:r w:rsidR="00122F97">
                <w:rPr>
                  <w:rFonts w:cs="Times New Roman"/>
                  <w:szCs w:val="22"/>
                  <w:lang w:val="en-US"/>
                </w:rPr>
                <w:t>7</w:t>
              </w:r>
            </w:ins>
            <w:del w:id="161" w:author="Paul Seitlinger" w:date="2025-11-04T14:37:00Z" w16du:dateUtc="2025-11-04T13:37:00Z">
              <w:r w:rsidDel="00122F97">
                <w:rPr>
                  <w:rFonts w:cs="Times New Roman"/>
                  <w:szCs w:val="22"/>
                  <w:lang w:val="en-US"/>
                </w:rPr>
                <w:delText>8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 xml:space="preserve"> (.</w:t>
            </w:r>
            <w:r>
              <w:rPr>
                <w:rFonts w:cs="Times New Roman"/>
                <w:szCs w:val="22"/>
                <w:lang w:val="en-US"/>
              </w:rPr>
              <w:t>3</w:t>
            </w:r>
            <w:ins w:id="162" w:author="Paul Seitlinger" w:date="2025-11-04T14:37:00Z" w16du:dateUtc="2025-11-04T13:37:00Z">
              <w:r w:rsidR="00122F97">
                <w:rPr>
                  <w:rFonts w:cs="Times New Roman"/>
                  <w:szCs w:val="22"/>
                  <w:lang w:val="en-US"/>
                </w:rPr>
                <w:t>6</w:t>
              </w:r>
            </w:ins>
            <w:del w:id="163" w:author="Paul Seitlinger" w:date="2025-11-04T14:37:00Z" w16du:dateUtc="2025-11-04T13:37:00Z">
              <w:r w:rsidDel="00122F97">
                <w:rPr>
                  <w:rFonts w:cs="Times New Roman"/>
                  <w:szCs w:val="22"/>
                  <w:lang w:val="en-US"/>
                </w:rPr>
                <w:delText>7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</w:tr>
      <w:tr w:rsidR="0018358A" w:rsidRPr="00436BC1" w14:paraId="52BFAB5C" w14:textId="77777777" w:rsidTr="00FD6B79">
        <w:tc>
          <w:tcPr>
            <w:tcW w:w="2240" w:type="dxa"/>
          </w:tcPr>
          <w:p w14:paraId="1CE44677" w14:textId="77777777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2062" w:type="dxa"/>
          </w:tcPr>
          <w:p w14:paraId="7C6FF9ED" w14:textId="36104BE6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7</w:t>
            </w:r>
            <w:del w:id="164" w:author="Paul Seitlinger" w:date="2025-11-04T14:37:00Z" w16du:dateUtc="2025-11-04T13:37:00Z">
              <w:r w:rsidDel="00122F97">
                <w:rPr>
                  <w:rFonts w:cs="Times New Roman"/>
                  <w:szCs w:val="22"/>
                  <w:lang w:val="en-US"/>
                </w:rPr>
                <w:delText>6</w:delText>
              </w:r>
            </w:del>
            <w:ins w:id="165" w:author="Paul Seitlinger" w:date="2025-11-04T14:37:00Z" w16du:dateUtc="2025-11-04T13:37:00Z">
              <w:r w:rsidR="00122F97">
                <w:rPr>
                  <w:rFonts w:cs="Times New Roman"/>
                  <w:szCs w:val="22"/>
                  <w:lang w:val="en-US"/>
                </w:rPr>
                <w:t>4</w:t>
              </w:r>
            </w:ins>
            <w:r w:rsidRPr="00436BC1">
              <w:rPr>
                <w:rFonts w:cs="Times New Roman"/>
                <w:szCs w:val="22"/>
                <w:lang w:val="en-US"/>
              </w:rPr>
              <w:t xml:space="preserve"> (.</w:t>
            </w:r>
            <w:del w:id="166" w:author="Paul Seitlinger" w:date="2025-11-04T14:37:00Z" w16du:dateUtc="2025-11-04T13:37:00Z">
              <w:r w:rsidDel="00122F97">
                <w:rPr>
                  <w:rFonts w:cs="Times New Roman"/>
                  <w:szCs w:val="22"/>
                  <w:lang w:val="en-US"/>
                </w:rPr>
                <w:delText>28</w:delText>
              </w:r>
            </w:del>
            <w:ins w:id="167" w:author="Paul Seitlinger" w:date="2025-11-04T14:37:00Z" w16du:dateUtc="2025-11-04T13:37:00Z">
              <w:r w:rsidR="00122F97">
                <w:rPr>
                  <w:rFonts w:cs="Times New Roman"/>
                  <w:szCs w:val="22"/>
                  <w:lang w:val="en-US"/>
                </w:rPr>
                <w:t>30</w:t>
              </w:r>
            </w:ins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  <w:tc>
          <w:tcPr>
            <w:tcW w:w="1731" w:type="dxa"/>
          </w:tcPr>
          <w:p w14:paraId="6ED3E9DD" w14:textId="5766A4FD" w:rsidR="0018358A" w:rsidRPr="00436BC1" w:rsidRDefault="0018358A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7</w:t>
            </w:r>
            <w:ins w:id="168" w:author="Paul Seitlinger" w:date="2025-11-04T14:36:00Z" w16du:dateUtc="2025-11-04T13:36:00Z">
              <w:r w:rsidR="00122F97">
                <w:rPr>
                  <w:rFonts w:cs="Times New Roman"/>
                  <w:szCs w:val="22"/>
                  <w:lang w:val="en-US"/>
                </w:rPr>
                <w:t>1</w:t>
              </w:r>
            </w:ins>
            <w:del w:id="169" w:author="Paul Seitlinger" w:date="2025-11-04T14:36:00Z" w16du:dateUtc="2025-11-04T13:36:00Z">
              <w:r w:rsidDel="00122F97">
                <w:rPr>
                  <w:rFonts w:cs="Times New Roman"/>
                  <w:szCs w:val="22"/>
                  <w:lang w:val="en-US"/>
                </w:rPr>
                <w:delText>2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 xml:space="preserve"> (.</w:t>
            </w:r>
            <w:r>
              <w:rPr>
                <w:rFonts w:cs="Times New Roman"/>
                <w:szCs w:val="22"/>
                <w:lang w:val="en-US"/>
              </w:rPr>
              <w:t>3</w:t>
            </w:r>
            <w:ins w:id="170" w:author="Paul Seitlinger" w:date="2025-11-04T14:36:00Z" w16du:dateUtc="2025-11-04T13:36:00Z">
              <w:r w:rsidR="00122F97">
                <w:rPr>
                  <w:rFonts w:cs="Times New Roman"/>
                  <w:szCs w:val="22"/>
                  <w:lang w:val="en-US"/>
                </w:rPr>
                <w:t>3</w:t>
              </w:r>
            </w:ins>
            <w:del w:id="171" w:author="Paul Seitlinger" w:date="2025-11-04T14:36:00Z" w16du:dateUtc="2025-11-04T13:36:00Z">
              <w:r w:rsidDel="00122F97">
                <w:rPr>
                  <w:rFonts w:cs="Times New Roman"/>
                  <w:szCs w:val="22"/>
                  <w:lang w:val="en-US"/>
                </w:rPr>
                <w:delText>2</w:delText>
              </w:r>
            </w:del>
            <w:r w:rsidRPr="00436BC1">
              <w:rPr>
                <w:rFonts w:cs="Times New Roman"/>
                <w:szCs w:val="22"/>
                <w:lang w:val="en-US"/>
              </w:rPr>
              <w:t>)</w:t>
            </w:r>
          </w:p>
        </w:tc>
      </w:tr>
    </w:tbl>
    <w:p w14:paraId="1D6FF8AE" w14:textId="36B61E55" w:rsidR="0018358A" w:rsidRPr="00DA7776" w:rsidRDefault="00DA7776" w:rsidP="001B0115">
      <w:pPr>
        <w:rPr>
          <w:rFonts w:cs="Times New Roman"/>
          <w:szCs w:val="22"/>
          <w:lang w:val="en-US"/>
        </w:rPr>
      </w:pPr>
      <w:r w:rsidRPr="00BA7656">
        <w:rPr>
          <w:rFonts w:cs="Times New Roman"/>
          <w:i/>
          <w:iCs/>
          <w:szCs w:val="22"/>
          <w:lang w:val="en-US"/>
        </w:rPr>
        <w:t>Note</w:t>
      </w:r>
      <w:r>
        <w:rPr>
          <w:rFonts w:cs="Times New Roman"/>
          <w:szCs w:val="22"/>
          <w:lang w:val="en-US"/>
        </w:rPr>
        <w:t xml:space="preserve">.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</w:t>
      </w:r>
      <w:r>
        <w:rPr>
          <w:rFonts w:cs="Times New Roman"/>
          <w:szCs w:val="22"/>
          <w:lang w:val="en-US"/>
        </w:rPr>
        <w:t xml:space="preserve">) =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correct</w:t>
      </w:r>
      <w:r>
        <w:rPr>
          <w:rFonts w:cs="Times New Roman"/>
          <w:szCs w:val="22"/>
          <w:lang w:val="en-US"/>
        </w:rPr>
        <w:t xml:space="preserve">) –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error</w:t>
      </w:r>
      <w:r>
        <w:rPr>
          <w:rFonts w:cs="Times New Roman"/>
          <w:szCs w:val="22"/>
          <w:lang w:val="en-US"/>
        </w:rPr>
        <w:t>), where minuend and subtrahend represent the portion of correct and incorrect responses per condition.</w:t>
      </w:r>
    </w:p>
    <w:p w14:paraId="41B70136" w14:textId="77777777" w:rsidR="00D82E1C" w:rsidRDefault="00D82E1C">
      <w:pPr>
        <w:rPr>
          <w:rFonts w:cs="Times New Roman"/>
          <w:szCs w:val="22"/>
          <w:lang w:val="en-US"/>
        </w:rPr>
      </w:pPr>
    </w:p>
    <w:p w14:paraId="677BEE2C" w14:textId="25F9F84A" w:rsidR="00186519" w:rsidRPr="00A73E3D" w:rsidRDefault="00186519" w:rsidP="00186519">
      <w:pPr>
        <w:rPr>
          <w:rFonts w:cs="Times New Roman"/>
          <w:b/>
          <w:bCs/>
          <w:szCs w:val="22"/>
          <w:lang w:val="en-US"/>
        </w:rPr>
      </w:pPr>
      <w:r w:rsidRPr="00A73E3D">
        <w:rPr>
          <w:rFonts w:cs="Times New Roman"/>
          <w:b/>
          <w:bCs/>
          <w:szCs w:val="22"/>
          <w:lang w:val="en-US"/>
        </w:rPr>
        <w:t xml:space="preserve">Table </w:t>
      </w:r>
      <w:r w:rsidR="0045669A">
        <w:rPr>
          <w:rFonts w:cs="Times New Roman"/>
          <w:b/>
          <w:bCs/>
          <w:szCs w:val="22"/>
          <w:lang w:val="en-US"/>
        </w:rPr>
        <w:t>4</w:t>
      </w:r>
      <w:r>
        <w:rPr>
          <w:rFonts w:cs="Times New Roman"/>
          <w:b/>
          <w:bCs/>
          <w:szCs w:val="22"/>
          <w:lang w:val="en-US"/>
        </w:rPr>
        <w:t>.1</w:t>
      </w:r>
      <w:r w:rsidRPr="00A73E3D">
        <w:rPr>
          <w:rFonts w:cs="Times New Roman"/>
          <w:b/>
          <w:bCs/>
          <w:szCs w:val="22"/>
          <w:lang w:val="en-US"/>
        </w:rPr>
        <w:t xml:space="preserve">. </w:t>
      </w:r>
      <w:r>
        <w:rPr>
          <w:rFonts w:cs="Times New Roman"/>
          <w:b/>
          <w:bCs/>
          <w:szCs w:val="22"/>
          <w:lang w:val="en-US"/>
        </w:rPr>
        <w:t xml:space="preserve">Experiment 2 </w:t>
      </w:r>
      <w:r w:rsidRPr="00A73E3D">
        <w:rPr>
          <w:rFonts w:cs="Times New Roman"/>
          <w:b/>
          <w:bCs/>
          <w:szCs w:val="22"/>
          <w:lang w:val="en-US"/>
        </w:rPr>
        <w:t>repeated-measures ANOVA</w:t>
      </w:r>
      <w:r>
        <w:rPr>
          <w:rFonts w:cs="Times New Roman"/>
          <w:b/>
          <w:bCs/>
          <w:szCs w:val="22"/>
          <w:lang w:val="en-US"/>
        </w:rPr>
        <w:t xml:space="preserve"> of (error-corrected) percent correct on Target Position (TP),</w:t>
      </w:r>
      <w:r>
        <w:rPr>
          <w:rFonts w:ascii="Cambria Math" w:hAnsi="Cambria Math" w:cs="Times New Roman"/>
          <w:b/>
          <w:bCs/>
          <w:szCs w:val="22"/>
          <w:lang w:val="en-US"/>
        </w:rPr>
        <w:t xml:space="preserve"> </w:t>
      </w:r>
      <w:r>
        <w:rPr>
          <w:rFonts w:cs="Times New Roman"/>
          <w:b/>
          <w:bCs/>
          <w:szCs w:val="22"/>
          <w:lang w:val="en-US"/>
        </w:rPr>
        <w:t xml:space="preserve">Target-to-Nontarget Similarity (TNS) </w:t>
      </w:r>
      <w:r>
        <w:rPr>
          <w:rFonts w:ascii="Cambria Math" w:hAnsi="Cambria Math" w:cs="Times New Roman"/>
          <w:b/>
          <w:bCs/>
          <w:szCs w:val="22"/>
          <w:lang w:val="en-US"/>
        </w:rPr>
        <w:t xml:space="preserve">and </w:t>
      </w:r>
      <w:r>
        <w:rPr>
          <w:rFonts w:cs="Times New Roman"/>
          <w:b/>
          <w:bCs/>
          <w:szCs w:val="22"/>
          <w:lang w:val="en-US"/>
        </w:rPr>
        <w:t xml:space="preserve">Queried Item Position (QIP) on </w:t>
      </w:r>
    </w:p>
    <w:tbl>
      <w:tblPr>
        <w:tblStyle w:val="Tabellenraster"/>
        <w:tblW w:w="930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1499"/>
        <w:gridCol w:w="1719"/>
        <w:gridCol w:w="1499"/>
        <w:gridCol w:w="1609"/>
      </w:tblGrid>
      <w:tr w:rsidR="00186519" w14:paraId="25254BB8" w14:textId="77777777" w:rsidTr="001774EC">
        <w:tc>
          <w:tcPr>
            <w:tcW w:w="2982" w:type="dxa"/>
            <w:tcBorders>
              <w:bottom w:val="nil"/>
            </w:tcBorders>
          </w:tcPr>
          <w:p w14:paraId="186CEF3E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</w:p>
        </w:tc>
        <w:tc>
          <w:tcPr>
            <w:tcW w:w="6326" w:type="dxa"/>
            <w:gridSpan w:val="4"/>
            <w:tcBorders>
              <w:bottom w:val="nil"/>
            </w:tcBorders>
          </w:tcPr>
          <w:p w14:paraId="2622EE86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Parameters</w:t>
            </w:r>
          </w:p>
        </w:tc>
      </w:tr>
      <w:tr w:rsidR="00186519" w14:paraId="3F6A761C" w14:textId="77777777" w:rsidTr="001774EC">
        <w:tc>
          <w:tcPr>
            <w:tcW w:w="2982" w:type="dxa"/>
            <w:tcBorders>
              <w:top w:val="nil"/>
              <w:bottom w:val="single" w:sz="4" w:space="0" w:color="auto"/>
            </w:tcBorders>
          </w:tcPr>
          <w:p w14:paraId="22D69ECC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Model</w:t>
            </w:r>
          </w:p>
        </w:tc>
        <w:tc>
          <w:tcPr>
            <w:tcW w:w="1499" w:type="dxa"/>
            <w:tcBorders>
              <w:top w:val="nil"/>
              <w:bottom w:val="single" w:sz="4" w:space="0" w:color="auto"/>
            </w:tcBorders>
          </w:tcPr>
          <w:p w14:paraId="1E96C07E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proofErr w:type="spellStart"/>
            <w:r>
              <w:rPr>
                <w:rFonts w:cs="Times New Roman"/>
                <w:i/>
                <w:i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</w:tcPr>
          <w:p w14:paraId="18636716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F</w:t>
            </w:r>
          </w:p>
        </w:tc>
        <w:tc>
          <w:tcPr>
            <w:tcW w:w="1499" w:type="dxa"/>
            <w:tcBorders>
              <w:top w:val="nil"/>
              <w:bottom w:val="single" w:sz="4" w:space="0" w:color="auto"/>
            </w:tcBorders>
          </w:tcPr>
          <w:p w14:paraId="38766B25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MSE</w:t>
            </w:r>
          </w:p>
        </w:tc>
        <w:tc>
          <w:tcPr>
            <w:tcW w:w="1609" w:type="dxa"/>
            <w:tcBorders>
              <w:top w:val="nil"/>
              <w:bottom w:val="single" w:sz="4" w:space="0" w:color="auto"/>
            </w:tcBorders>
          </w:tcPr>
          <w:p w14:paraId="31F92E1A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p</w:t>
            </w:r>
          </w:p>
        </w:tc>
      </w:tr>
      <w:tr w:rsidR="00186519" w14:paraId="41550E13" w14:textId="77777777" w:rsidTr="001774EC">
        <w:tc>
          <w:tcPr>
            <w:tcW w:w="2982" w:type="dxa"/>
            <w:tcBorders>
              <w:top w:val="single" w:sz="4" w:space="0" w:color="auto"/>
            </w:tcBorders>
          </w:tcPr>
          <w:p w14:paraId="7241E1C4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TP</w:t>
            </w:r>
          </w:p>
        </w:tc>
        <w:tc>
          <w:tcPr>
            <w:tcW w:w="1499" w:type="dxa"/>
            <w:tcBorders>
              <w:top w:val="single" w:sz="4" w:space="0" w:color="auto"/>
            </w:tcBorders>
          </w:tcPr>
          <w:p w14:paraId="647F14FC" w14:textId="681F5076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9</w:t>
            </w:r>
          </w:p>
        </w:tc>
        <w:tc>
          <w:tcPr>
            <w:tcW w:w="1719" w:type="dxa"/>
            <w:tcBorders>
              <w:top w:val="single" w:sz="4" w:space="0" w:color="auto"/>
            </w:tcBorders>
          </w:tcPr>
          <w:p w14:paraId="7A550041" w14:textId="3ADFB648" w:rsidR="00186519" w:rsidRDefault="0097423B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6.856</w:t>
            </w:r>
          </w:p>
        </w:tc>
        <w:tc>
          <w:tcPr>
            <w:tcW w:w="1499" w:type="dxa"/>
            <w:tcBorders>
              <w:top w:val="single" w:sz="4" w:space="0" w:color="auto"/>
            </w:tcBorders>
          </w:tcPr>
          <w:p w14:paraId="29F7AF5B" w14:textId="3360B555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97423B">
              <w:rPr>
                <w:rFonts w:cs="Times New Roman"/>
                <w:szCs w:val="22"/>
                <w:lang w:val="en-US"/>
              </w:rPr>
              <w:t>788</w:t>
            </w:r>
          </w:p>
        </w:tc>
        <w:tc>
          <w:tcPr>
            <w:tcW w:w="1609" w:type="dxa"/>
            <w:tcBorders>
              <w:top w:val="single" w:sz="4" w:space="0" w:color="auto"/>
            </w:tcBorders>
          </w:tcPr>
          <w:p w14:paraId="1E0F058F" w14:textId="46A84B66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97423B">
              <w:rPr>
                <w:rFonts w:cs="Times New Roman"/>
                <w:szCs w:val="22"/>
                <w:lang w:val="en-US"/>
              </w:rPr>
              <w:t>014*</w:t>
            </w:r>
          </w:p>
        </w:tc>
      </w:tr>
      <w:tr w:rsidR="00186519" w14:paraId="49A13DF6" w14:textId="77777777" w:rsidTr="001774EC">
        <w:tc>
          <w:tcPr>
            <w:tcW w:w="2982" w:type="dxa"/>
          </w:tcPr>
          <w:p w14:paraId="7709C18C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ASP</w:t>
            </w:r>
          </w:p>
        </w:tc>
        <w:tc>
          <w:tcPr>
            <w:tcW w:w="1499" w:type="dxa"/>
          </w:tcPr>
          <w:p w14:paraId="4C52FF1C" w14:textId="145EBC86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9</w:t>
            </w:r>
          </w:p>
        </w:tc>
        <w:tc>
          <w:tcPr>
            <w:tcW w:w="1719" w:type="dxa"/>
          </w:tcPr>
          <w:p w14:paraId="2711BA8D" w14:textId="11732B9C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0.</w:t>
            </w:r>
            <w:r w:rsidR="0097423B">
              <w:rPr>
                <w:rFonts w:cs="Times New Roman"/>
                <w:szCs w:val="22"/>
                <w:lang w:val="en-US"/>
              </w:rPr>
              <w:t>425</w:t>
            </w:r>
          </w:p>
        </w:tc>
        <w:tc>
          <w:tcPr>
            <w:tcW w:w="1499" w:type="dxa"/>
          </w:tcPr>
          <w:p w14:paraId="6E2E83D8" w14:textId="0A5CCBBA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.00</w:t>
            </w:r>
            <w:r w:rsidR="0097423B">
              <w:rPr>
                <w:rFonts w:cs="Times New Roman"/>
                <w:szCs w:val="22"/>
                <w:lang w:val="en-US"/>
              </w:rPr>
              <w:t>6</w:t>
            </w:r>
          </w:p>
        </w:tc>
        <w:tc>
          <w:tcPr>
            <w:tcW w:w="1609" w:type="dxa"/>
          </w:tcPr>
          <w:p w14:paraId="0984E065" w14:textId="2500600F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97423B">
              <w:rPr>
                <w:rFonts w:cs="Times New Roman"/>
                <w:szCs w:val="22"/>
                <w:lang w:val="en-US"/>
              </w:rPr>
              <w:t>5</w:t>
            </w:r>
            <w:r>
              <w:rPr>
                <w:rFonts w:cs="Times New Roman"/>
                <w:szCs w:val="22"/>
                <w:lang w:val="en-US"/>
              </w:rPr>
              <w:t>19</w:t>
            </w:r>
          </w:p>
        </w:tc>
      </w:tr>
      <w:tr w:rsidR="00186519" w14:paraId="41595282" w14:textId="77777777" w:rsidTr="001774EC">
        <w:tc>
          <w:tcPr>
            <w:tcW w:w="2982" w:type="dxa"/>
          </w:tcPr>
          <w:p w14:paraId="49D2D3D8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TNS</w:t>
            </w:r>
          </w:p>
        </w:tc>
        <w:tc>
          <w:tcPr>
            <w:tcW w:w="1499" w:type="dxa"/>
          </w:tcPr>
          <w:p w14:paraId="3815D844" w14:textId="7F02F43F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9</w:t>
            </w:r>
          </w:p>
        </w:tc>
        <w:tc>
          <w:tcPr>
            <w:tcW w:w="1719" w:type="dxa"/>
          </w:tcPr>
          <w:p w14:paraId="39167787" w14:textId="58745795" w:rsidR="00186519" w:rsidRDefault="0097423B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58.17</w:t>
            </w:r>
          </w:p>
        </w:tc>
        <w:tc>
          <w:tcPr>
            <w:tcW w:w="1499" w:type="dxa"/>
          </w:tcPr>
          <w:p w14:paraId="2DF4532E" w14:textId="7029648A" w:rsidR="00186519" w:rsidRDefault="0097423B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3</w:t>
            </w:r>
            <w:r w:rsidR="00186519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694</w:t>
            </w:r>
          </w:p>
        </w:tc>
        <w:tc>
          <w:tcPr>
            <w:tcW w:w="1609" w:type="dxa"/>
          </w:tcPr>
          <w:p w14:paraId="1127DD16" w14:textId="5473E992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.000***</w:t>
            </w:r>
          </w:p>
        </w:tc>
      </w:tr>
      <w:tr w:rsidR="00186519" w14:paraId="4BA41088" w14:textId="77777777" w:rsidTr="001774EC">
        <w:tc>
          <w:tcPr>
            <w:tcW w:w="2982" w:type="dxa"/>
          </w:tcPr>
          <w:p w14:paraId="1ABF23F0" w14:textId="77777777" w:rsidR="00186519" w:rsidRPr="003D55CF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3D55CF">
              <w:rPr>
                <w:rFonts w:cs="Times New Roman"/>
                <w:i/>
                <w:iCs/>
                <w:szCs w:val="22"/>
                <w:lang w:val="en-US"/>
              </w:rPr>
              <w:t>QIP</w:t>
            </w:r>
          </w:p>
        </w:tc>
        <w:tc>
          <w:tcPr>
            <w:tcW w:w="1499" w:type="dxa"/>
          </w:tcPr>
          <w:p w14:paraId="31D27871" w14:textId="1A71EFDA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7263611D" w14:textId="67EACBC0" w:rsidR="00186519" w:rsidRDefault="0097423B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4</w:t>
            </w:r>
            <w:r w:rsidR="00186519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334</w:t>
            </w:r>
          </w:p>
        </w:tc>
        <w:tc>
          <w:tcPr>
            <w:tcW w:w="1499" w:type="dxa"/>
          </w:tcPr>
          <w:p w14:paraId="69917C1C" w14:textId="3597707F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97423B">
              <w:rPr>
                <w:rFonts w:cs="Times New Roman"/>
                <w:szCs w:val="22"/>
                <w:lang w:val="en-US"/>
              </w:rPr>
              <w:t>242</w:t>
            </w:r>
          </w:p>
        </w:tc>
        <w:tc>
          <w:tcPr>
            <w:tcW w:w="1609" w:type="dxa"/>
          </w:tcPr>
          <w:p w14:paraId="0D5331A4" w14:textId="0DC3999F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97423B">
              <w:rPr>
                <w:rFonts w:cs="Times New Roman"/>
                <w:szCs w:val="22"/>
                <w:lang w:val="en-US"/>
              </w:rPr>
              <w:t>038*</w:t>
            </w:r>
          </w:p>
        </w:tc>
      </w:tr>
      <w:tr w:rsidR="0097423B" w14:paraId="599B165A" w14:textId="77777777" w:rsidTr="001774EC">
        <w:tc>
          <w:tcPr>
            <w:tcW w:w="2982" w:type="dxa"/>
          </w:tcPr>
          <w:p w14:paraId="701B14D5" w14:textId="77777777" w:rsidR="0097423B" w:rsidRPr="003D55CF" w:rsidRDefault="0097423B" w:rsidP="0097423B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TP × ASP</w:t>
            </w:r>
          </w:p>
        </w:tc>
        <w:tc>
          <w:tcPr>
            <w:tcW w:w="1499" w:type="dxa"/>
          </w:tcPr>
          <w:p w14:paraId="59FB3101" w14:textId="354175FB" w:rsidR="0097423B" w:rsidRDefault="0097423B" w:rsidP="0097423B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1,29</w:t>
            </w:r>
          </w:p>
        </w:tc>
        <w:tc>
          <w:tcPr>
            <w:tcW w:w="1719" w:type="dxa"/>
          </w:tcPr>
          <w:p w14:paraId="1493D659" w14:textId="58F04716" w:rsidR="0097423B" w:rsidRDefault="0097423B" w:rsidP="0097423B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9.779</w:t>
            </w:r>
          </w:p>
        </w:tc>
        <w:tc>
          <w:tcPr>
            <w:tcW w:w="1499" w:type="dxa"/>
          </w:tcPr>
          <w:p w14:paraId="0692C5CA" w14:textId="07786E9B" w:rsidR="0097423B" w:rsidRDefault="0097423B" w:rsidP="0097423B">
            <w:pPr>
              <w:rPr>
                <w:rFonts w:cs="Times New Roman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186</w:t>
            </w:r>
          </w:p>
        </w:tc>
        <w:tc>
          <w:tcPr>
            <w:tcW w:w="1609" w:type="dxa"/>
          </w:tcPr>
          <w:p w14:paraId="47BA855D" w14:textId="5637D0F4" w:rsidR="0097423B" w:rsidRDefault="0097423B" w:rsidP="0097423B">
            <w:pPr>
              <w:rPr>
                <w:rFonts w:cs="Times New Roman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004*</w:t>
            </w:r>
            <w:r w:rsidR="000A1DB4">
              <w:rPr>
                <w:rFonts w:cs="Times New Roman"/>
                <w:color w:val="000000" w:themeColor="text1"/>
                <w:szCs w:val="22"/>
                <w:lang w:val="en-US"/>
              </w:rPr>
              <w:t>*</w:t>
            </w:r>
          </w:p>
        </w:tc>
      </w:tr>
      <w:tr w:rsidR="00186519" w14:paraId="5F1BD911" w14:textId="77777777" w:rsidTr="001774EC">
        <w:tc>
          <w:tcPr>
            <w:tcW w:w="2982" w:type="dxa"/>
          </w:tcPr>
          <w:p w14:paraId="2DB5652B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ASP × QIP</w:t>
            </w:r>
          </w:p>
        </w:tc>
        <w:tc>
          <w:tcPr>
            <w:tcW w:w="1499" w:type="dxa"/>
          </w:tcPr>
          <w:p w14:paraId="22F700BC" w14:textId="23E9284E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78E3E52A" w14:textId="13ED4F5A" w:rsidR="00186519" w:rsidRPr="008C03C3" w:rsidRDefault="0097423B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0.000</w:t>
            </w:r>
          </w:p>
        </w:tc>
        <w:tc>
          <w:tcPr>
            <w:tcW w:w="1499" w:type="dxa"/>
          </w:tcPr>
          <w:p w14:paraId="59DB774A" w14:textId="420B8B0E" w:rsidR="00186519" w:rsidRPr="008C03C3" w:rsidRDefault="0097423B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0.000</w:t>
            </w:r>
          </w:p>
        </w:tc>
        <w:tc>
          <w:tcPr>
            <w:tcW w:w="1609" w:type="dxa"/>
          </w:tcPr>
          <w:p w14:paraId="537C3576" w14:textId="29D2DA0B" w:rsidR="00186519" w:rsidRPr="008C03C3" w:rsidRDefault="0097423B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.983</w:t>
            </w:r>
          </w:p>
        </w:tc>
      </w:tr>
      <w:tr w:rsidR="00186519" w14:paraId="2013AA96" w14:textId="77777777" w:rsidTr="001774EC">
        <w:tc>
          <w:tcPr>
            <w:tcW w:w="2982" w:type="dxa"/>
          </w:tcPr>
          <w:p w14:paraId="4A633BEA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QIP × TNS</w:t>
            </w:r>
          </w:p>
        </w:tc>
        <w:tc>
          <w:tcPr>
            <w:tcW w:w="1499" w:type="dxa"/>
          </w:tcPr>
          <w:p w14:paraId="5BFE5892" w14:textId="42BBED03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4798CDB4" w14:textId="34033277" w:rsidR="00186519" w:rsidRPr="008C03C3" w:rsidRDefault="00186519" w:rsidP="002F27B4">
            <w:pPr>
              <w:rPr>
                <w:rFonts w:cs="Times New Roman"/>
                <w:color w:val="4C94D8" w:themeColor="text2" w:themeTint="80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0.</w:t>
            </w:r>
            <w:r w:rsidR="0097423B">
              <w:rPr>
                <w:rFonts w:cs="Times New Roman"/>
                <w:color w:val="000000" w:themeColor="text1"/>
                <w:szCs w:val="22"/>
                <w:lang w:val="en-US"/>
              </w:rPr>
              <w:t>166</w:t>
            </w:r>
          </w:p>
        </w:tc>
        <w:tc>
          <w:tcPr>
            <w:tcW w:w="1499" w:type="dxa"/>
          </w:tcPr>
          <w:p w14:paraId="4C18451C" w14:textId="0454C0E0" w:rsidR="00186519" w:rsidRPr="008C03C3" w:rsidRDefault="00186519" w:rsidP="002F27B4">
            <w:pPr>
              <w:rPr>
                <w:rFonts w:cs="Times New Roman"/>
                <w:color w:val="4C94D8" w:themeColor="text2" w:themeTint="80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.00</w:t>
            </w:r>
            <w:r w:rsidR="0097423B">
              <w:rPr>
                <w:rFonts w:cs="Times New Roman"/>
                <w:color w:val="000000" w:themeColor="text1"/>
                <w:szCs w:val="22"/>
                <w:lang w:val="en-US"/>
              </w:rPr>
              <w:t>9</w:t>
            </w:r>
          </w:p>
        </w:tc>
        <w:tc>
          <w:tcPr>
            <w:tcW w:w="1609" w:type="dxa"/>
          </w:tcPr>
          <w:p w14:paraId="5A203164" w14:textId="56B9FFC8" w:rsidR="00186519" w:rsidRPr="008C03C3" w:rsidRDefault="00186519" w:rsidP="002F27B4">
            <w:pPr>
              <w:rPr>
                <w:rFonts w:cs="Times New Roman"/>
                <w:color w:val="4C94D8" w:themeColor="text2" w:themeTint="80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 w:rsidR="0097423B">
              <w:rPr>
                <w:rFonts w:cs="Times New Roman"/>
                <w:color w:val="000000" w:themeColor="text1"/>
                <w:szCs w:val="22"/>
                <w:lang w:val="en-US"/>
              </w:rPr>
              <w:t>684</w:t>
            </w:r>
          </w:p>
        </w:tc>
      </w:tr>
      <w:tr w:rsidR="00186519" w14:paraId="64AE36BC" w14:textId="77777777" w:rsidTr="001774EC">
        <w:tc>
          <w:tcPr>
            <w:tcW w:w="2982" w:type="dxa"/>
          </w:tcPr>
          <w:p w14:paraId="2D840D7E" w14:textId="77777777" w:rsidR="00186519" w:rsidRPr="003D55CF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TP × TNS</w:t>
            </w:r>
          </w:p>
        </w:tc>
        <w:tc>
          <w:tcPr>
            <w:tcW w:w="1499" w:type="dxa"/>
          </w:tcPr>
          <w:p w14:paraId="3E065BD0" w14:textId="3E805A2A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9</w:t>
            </w:r>
          </w:p>
        </w:tc>
        <w:tc>
          <w:tcPr>
            <w:tcW w:w="1719" w:type="dxa"/>
          </w:tcPr>
          <w:p w14:paraId="14FD0784" w14:textId="765B3CD4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4.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737</w:t>
            </w:r>
          </w:p>
        </w:tc>
        <w:tc>
          <w:tcPr>
            <w:tcW w:w="1499" w:type="dxa"/>
          </w:tcPr>
          <w:p w14:paraId="4A161B55" w14:textId="303CCD2A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1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09</w:t>
            </w:r>
          </w:p>
        </w:tc>
        <w:tc>
          <w:tcPr>
            <w:tcW w:w="1609" w:type="dxa"/>
          </w:tcPr>
          <w:p w14:paraId="4D23778D" w14:textId="01017633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.0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38</w:t>
            </w: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*</w:t>
            </w:r>
          </w:p>
        </w:tc>
      </w:tr>
      <w:tr w:rsidR="00186519" w:rsidRPr="008C03C3" w14:paraId="36CE1146" w14:textId="77777777" w:rsidTr="001774EC">
        <w:tc>
          <w:tcPr>
            <w:tcW w:w="2982" w:type="dxa"/>
          </w:tcPr>
          <w:p w14:paraId="0A76B453" w14:textId="77777777" w:rsidR="00186519" w:rsidRPr="008C03C3" w:rsidRDefault="00186519" w:rsidP="002F27B4">
            <w:pPr>
              <w:rPr>
                <w:rFonts w:cs="Times New Roman"/>
                <w:i/>
                <w:iCs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i/>
                <w:iCs/>
                <w:color w:val="000000" w:themeColor="text1"/>
                <w:szCs w:val="22"/>
                <w:lang w:val="en-US"/>
              </w:rPr>
              <w:t>TP × QIP</w:t>
            </w:r>
          </w:p>
        </w:tc>
        <w:tc>
          <w:tcPr>
            <w:tcW w:w="1499" w:type="dxa"/>
          </w:tcPr>
          <w:p w14:paraId="06F08875" w14:textId="5D0FE16F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1,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54AF9BBD" w14:textId="71D68156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4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9</w:t>
            </w: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8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6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</w:p>
        </w:tc>
        <w:tc>
          <w:tcPr>
            <w:tcW w:w="1499" w:type="dxa"/>
          </w:tcPr>
          <w:p w14:paraId="6FF67414" w14:textId="47615870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2.7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8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4</w:t>
            </w:r>
          </w:p>
        </w:tc>
        <w:tc>
          <w:tcPr>
            <w:tcW w:w="1609" w:type="dxa"/>
          </w:tcPr>
          <w:p w14:paraId="5CD01BF9" w14:textId="77777777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.000***</w:t>
            </w:r>
          </w:p>
        </w:tc>
      </w:tr>
      <w:tr w:rsidR="00186519" w14:paraId="4EED320A" w14:textId="77777777" w:rsidTr="001774EC">
        <w:tc>
          <w:tcPr>
            <w:tcW w:w="2982" w:type="dxa"/>
          </w:tcPr>
          <w:p w14:paraId="1A7980E6" w14:textId="77777777" w:rsidR="00186519" w:rsidRPr="003D55CF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ASP × TNS</w:t>
            </w:r>
          </w:p>
        </w:tc>
        <w:tc>
          <w:tcPr>
            <w:tcW w:w="1499" w:type="dxa"/>
          </w:tcPr>
          <w:p w14:paraId="4252C28F" w14:textId="454859E8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9</w:t>
            </w:r>
          </w:p>
        </w:tc>
        <w:tc>
          <w:tcPr>
            <w:tcW w:w="1719" w:type="dxa"/>
          </w:tcPr>
          <w:p w14:paraId="7BFEBAF7" w14:textId="72138E89" w:rsidR="00186519" w:rsidRPr="008C03C3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  <w:r w:rsidR="00186519" w:rsidRPr="008C03C3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 w:rsidR="00186519"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45</w:t>
            </w:r>
          </w:p>
        </w:tc>
        <w:tc>
          <w:tcPr>
            <w:tcW w:w="1499" w:type="dxa"/>
          </w:tcPr>
          <w:p w14:paraId="76579FD2" w14:textId="02093E8A" w:rsidR="00186519" w:rsidRPr="008C03C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color w:val="000000" w:themeColor="text1"/>
                <w:szCs w:val="22"/>
                <w:lang w:val="en-US"/>
              </w:rPr>
              <w:t>.0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90</w:t>
            </w:r>
          </w:p>
        </w:tc>
        <w:tc>
          <w:tcPr>
            <w:tcW w:w="1609" w:type="dxa"/>
          </w:tcPr>
          <w:p w14:paraId="1A9B3281" w14:textId="1978151E" w:rsidR="00186519" w:rsidRPr="008C03C3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.145</w:t>
            </w:r>
          </w:p>
        </w:tc>
      </w:tr>
      <w:tr w:rsidR="00186519" w14:paraId="1A565C39" w14:textId="77777777" w:rsidTr="001774EC">
        <w:tc>
          <w:tcPr>
            <w:tcW w:w="2982" w:type="dxa"/>
          </w:tcPr>
          <w:p w14:paraId="7CA585CB" w14:textId="77777777" w:rsidR="00186519" w:rsidRPr="003D55CF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TP × ASP × TNS</w:t>
            </w:r>
          </w:p>
        </w:tc>
        <w:tc>
          <w:tcPr>
            <w:tcW w:w="1499" w:type="dxa"/>
          </w:tcPr>
          <w:p w14:paraId="750AA69E" w14:textId="03ADF96B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9</w:t>
            </w:r>
          </w:p>
        </w:tc>
        <w:tc>
          <w:tcPr>
            <w:tcW w:w="1719" w:type="dxa"/>
          </w:tcPr>
          <w:p w14:paraId="34A6EE90" w14:textId="7777777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0.4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33</w:t>
            </w:r>
          </w:p>
        </w:tc>
        <w:tc>
          <w:tcPr>
            <w:tcW w:w="1499" w:type="dxa"/>
          </w:tcPr>
          <w:p w14:paraId="031AEB33" w14:textId="7777777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.0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12</w:t>
            </w:r>
          </w:p>
        </w:tc>
        <w:tc>
          <w:tcPr>
            <w:tcW w:w="1609" w:type="dxa"/>
          </w:tcPr>
          <w:p w14:paraId="3ABDB1AF" w14:textId="7777777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516</w:t>
            </w:r>
          </w:p>
        </w:tc>
      </w:tr>
      <w:tr w:rsidR="00186519" w14:paraId="61C2C639" w14:textId="77777777" w:rsidTr="001774EC">
        <w:tc>
          <w:tcPr>
            <w:tcW w:w="2982" w:type="dxa"/>
          </w:tcPr>
          <w:p w14:paraId="7E1CB26C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TP × ASP × QIP</w:t>
            </w:r>
          </w:p>
        </w:tc>
        <w:tc>
          <w:tcPr>
            <w:tcW w:w="1499" w:type="dxa"/>
          </w:tcPr>
          <w:p w14:paraId="2DF5D086" w14:textId="44463312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4A4D5EC0" w14:textId="33232F8C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0.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606</w:t>
            </w:r>
          </w:p>
        </w:tc>
        <w:tc>
          <w:tcPr>
            <w:tcW w:w="1499" w:type="dxa"/>
          </w:tcPr>
          <w:p w14:paraId="1538BCD3" w14:textId="1ACA1365" w:rsidR="00186519" w:rsidRPr="00A44A89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.019</w:t>
            </w:r>
          </w:p>
        </w:tc>
        <w:tc>
          <w:tcPr>
            <w:tcW w:w="1609" w:type="dxa"/>
          </w:tcPr>
          <w:p w14:paraId="3CB0B2A9" w14:textId="3C6DF425" w:rsidR="00186519" w:rsidRPr="00A44A89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.443</w:t>
            </w:r>
          </w:p>
        </w:tc>
      </w:tr>
      <w:tr w:rsidR="00186519" w14:paraId="05806A0C" w14:textId="77777777" w:rsidTr="001774EC">
        <w:tc>
          <w:tcPr>
            <w:tcW w:w="2982" w:type="dxa"/>
          </w:tcPr>
          <w:p w14:paraId="083B67D4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lastRenderedPageBreak/>
              <w:t>TP × TNS × QIP</w:t>
            </w:r>
          </w:p>
        </w:tc>
        <w:tc>
          <w:tcPr>
            <w:tcW w:w="1499" w:type="dxa"/>
          </w:tcPr>
          <w:p w14:paraId="6A0AF1CD" w14:textId="54221207" w:rsidR="00186519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1,2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40EB31BF" w14:textId="670E05DA" w:rsidR="00186519" w:rsidRPr="00A44A89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21</w:t>
            </w:r>
            <w:r w:rsidR="00186519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294</w:t>
            </w:r>
          </w:p>
        </w:tc>
        <w:tc>
          <w:tcPr>
            <w:tcW w:w="1499" w:type="dxa"/>
          </w:tcPr>
          <w:p w14:paraId="19E031EC" w14:textId="6B65D707" w:rsidR="00186519" w:rsidRPr="00A44A89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1</w:t>
            </w:r>
            <w:r w:rsidR="00186519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189</w:t>
            </w:r>
          </w:p>
        </w:tc>
        <w:tc>
          <w:tcPr>
            <w:tcW w:w="1609" w:type="dxa"/>
          </w:tcPr>
          <w:p w14:paraId="48E7F3CA" w14:textId="7777777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.000***</w:t>
            </w:r>
          </w:p>
        </w:tc>
      </w:tr>
      <w:tr w:rsidR="00186519" w14:paraId="152A9BB1" w14:textId="77777777" w:rsidTr="001774EC">
        <w:tc>
          <w:tcPr>
            <w:tcW w:w="2982" w:type="dxa"/>
          </w:tcPr>
          <w:p w14:paraId="2A7103C9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 xml:space="preserve">ASP × TNS × QIP </w:t>
            </w:r>
          </w:p>
        </w:tc>
        <w:tc>
          <w:tcPr>
            <w:tcW w:w="1499" w:type="dxa"/>
          </w:tcPr>
          <w:p w14:paraId="4CAAFD0D" w14:textId="3A1A843D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1,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  <w:r w:rsidR="0097423B">
              <w:rPr>
                <w:rFonts w:cs="Times New Roman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56BABD0E" w14:textId="7FD34C33" w:rsidR="00186519" w:rsidRPr="00A44A89" w:rsidRDefault="001774EC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0</w:t>
            </w:r>
            <w:r w:rsidR="00186519">
              <w:rPr>
                <w:rFonts w:cs="Times New Roman"/>
                <w:color w:val="000000" w:themeColor="text1"/>
                <w:szCs w:val="22"/>
                <w:lang w:val="en-US"/>
              </w:rPr>
              <w:t>.0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12</w:t>
            </w:r>
          </w:p>
        </w:tc>
        <w:tc>
          <w:tcPr>
            <w:tcW w:w="1499" w:type="dxa"/>
          </w:tcPr>
          <w:p w14:paraId="54F39A0D" w14:textId="7777777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.001</w:t>
            </w:r>
          </w:p>
        </w:tc>
        <w:tc>
          <w:tcPr>
            <w:tcW w:w="1609" w:type="dxa"/>
          </w:tcPr>
          <w:p w14:paraId="2069C801" w14:textId="253E3DC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915</w:t>
            </w:r>
          </w:p>
        </w:tc>
      </w:tr>
      <w:tr w:rsidR="00186519" w14:paraId="6E225B87" w14:textId="77777777" w:rsidTr="001774EC">
        <w:tc>
          <w:tcPr>
            <w:tcW w:w="2982" w:type="dxa"/>
          </w:tcPr>
          <w:p w14:paraId="1EA39A2A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 xml:space="preserve">TP × ASP × TNS × QIP </w:t>
            </w:r>
          </w:p>
        </w:tc>
        <w:tc>
          <w:tcPr>
            <w:tcW w:w="1499" w:type="dxa"/>
          </w:tcPr>
          <w:p w14:paraId="055DEDF7" w14:textId="20E55CEF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1,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32</w:t>
            </w:r>
          </w:p>
        </w:tc>
        <w:tc>
          <w:tcPr>
            <w:tcW w:w="1719" w:type="dxa"/>
          </w:tcPr>
          <w:p w14:paraId="7F7ED2C0" w14:textId="0122B42B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0.0</w:t>
            </w:r>
            <w:r>
              <w:rPr>
                <w:rFonts w:cs="Times New Roman"/>
                <w:color w:val="000000" w:themeColor="text1"/>
                <w:szCs w:val="22"/>
                <w:lang w:val="en-US"/>
              </w:rPr>
              <w:t>1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2</w:t>
            </w:r>
          </w:p>
        </w:tc>
        <w:tc>
          <w:tcPr>
            <w:tcW w:w="1499" w:type="dxa"/>
          </w:tcPr>
          <w:p w14:paraId="3F680E87" w14:textId="77777777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.001</w:t>
            </w:r>
          </w:p>
        </w:tc>
        <w:tc>
          <w:tcPr>
            <w:tcW w:w="1609" w:type="dxa"/>
          </w:tcPr>
          <w:p w14:paraId="160237C6" w14:textId="3EA5F5CB" w:rsidR="00186519" w:rsidRPr="00A44A8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A44A89">
              <w:rPr>
                <w:rFonts w:cs="Times New Roman"/>
                <w:color w:val="000000" w:themeColor="text1"/>
                <w:szCs w:val="22"/>
                <w:lang w:val="en-US"/>
              </w:rPr>
              <w:t>.</w:t>
            </w:r>
            <w:r w:rsidR="001774EC">
              <w:rPr>
                <w:rFonts w:cs="Times New Roman"/>
                <w:color w:val="000000" w:themeColor="text1"/>
                <w:szCs w:val="22"/>
                <w:lang w:val="en-US"/>
              </w:rPr>
              <w:t>915</w:t>
            </w:r>
          </w:p>
        </w:tc>
      </w:tr>
    </w:tbl>
    <w:p w14:paraId="371E3784" w14:textId="77777777" w:rsidR="00186519" w:rsidRDefault="00186519" w:rsidP="00186519">
      <w:pPr>
        <w:rPr>
          <w:rFonts w:cs="Times New Roman"/>
          <w:i/>
          <w:iCs/>
          <w:szCs w:val="22"/>
          <w:lang w:val="en-US"/>
        </w:rPr>
      </w:pPr>
      <w:r w:rsidRPr="0060467D">
        <w:rPr>
          <w:rFonts w:cs="Times New Roman"/>
          <w:i/>
          <w:iCs/>
          <w:szCs w:val="22"/>
          <w:lang w:val="en-US"/>
        </w:rPr>
        <w:t>Note</w:t>
      </w:r>
      <w:r>
        <w:rPr>
          <w:rFonts w:cs="Times New Roman"/>
          <w:szCs w:val="22"/>
          <w:lang w:val="en-US"/>
        </w:rPr>
        <w:t xml:space="preserve">. </w:t>
      </w:r>
      <w:r w:rsidRPr="0060467D">
        <w:rPr>
          <w:rFonts w:cs="Times New Roman"/>
          <w:i/>
          <w:iCs/>
          <w:szCs w:val="22"/>
          <w:lang w:val="en-US"/>
        </w:rPr>
        <w:t>TP</w:t>
      </w:r>
      <w:r>
        <w:rPr>
          <w:rFonts w:cs="Times New Roman"/>
          <w:szCs w:val="22"/>
          <w:lang w:val="en-US"/>
        </w:rPr>
        <w:t xml:space="preserve"> = </w:t>
      </w:r>
      <w:r w:rsidRPr="00F9375D">
        <w:rPr>
          <w:rFonts w:cs="Times New Roman"/>
          <w:i/>
          <w:iCs/>
          <w:szCs w:val="22"/>
          <w:lang w:val="en-US"/>
        </w:rPr>
        <w:t>Target Position</w:t>
      </w:r>
      <w:r>
        <w:rPr>
          <w:rFonts w:cs="Times New Roman"/>
          <w:szCs w:val="22"/>
          <w:lang w:val="en-US"/>
        </w:rPr>
        <w:t xml:space="preserve">, </w:t>
      </w:r>
      <w:r>
        <w:rPr>
          <w:rFonts w:cs="Times New Roman"/>
          <w:i/>
          <w:iCs/>
          <w:szCs w:val="22"/>
          <w:lang w:val="en-US"/>
        </w:rPr>
        <w:t xml:space="preserve">ASP </w:t>
      </w:r>
      <w:r>
        <w:rPr>
          <w:rFonts w:cs="Times New Roman"/>
          <w:szCs w:val="22"/>
          <w:lang w:val="en-US"/>
        </w:rPr>
        <w:t xml:space="preserve">= </w:t>
      </w:r>
      <w:r w:rsidRPr="00F9375D">
        <w:rPr>
          <w:rFonts w:cs="Times New Roman"/>
          <w:i/>
          <w:iCs/>
          <w:szCs w:val="22"/>
          <w:lang w:val="en-US"/>
        </w:rPr>
        <w:t>Accessory Stimulus Position</w:t>
      </w:r>
      <w:r>
        <w:rPr>
          <w:rFonts w:cs="Times New Roman"/>
          <w:szCs w:val="22"/>
          <w:lang w:val="en-US"/>
        </w:rPr>
        <w:t xml:space="preserve">, </w:t>
      </w:r>
      <w:r w:rsidRPr="00BF63DA">
        <w:rPr>
          <w:rFonts w:cs="Times New Roman"/>
          <w:i/>
          <w:iCs/>
          <w:szCs w:val="22"/>
          <w:lang w:val="en-US"/>
        </w:rPr>
        <w:t>TNS = Target-to-Nontarget Similarity</w:t>
      </w:r>
      <w:r>
        <w:rPr>
          <w:rFonts w:cs="Times New Roman"/>
          <w:szCs w:val="22"/>
          <w:lang w:val="en-US"/>
        </w:rPr>
        <w:t xml:space="preserve">, </w:t>
      </w:r>
      <w:r w:rsidRPr="003D55CF">
        <w:rPr>
          <w:rFonts w:cs="Times New Roman"/>
          <w:i/>
          <w:iCs/>
          <w:szCs w:val="22"/>
          <w:lang w:val="en-US"/>
        </w:rPr>
        <w:t>QIP = Queried Item Position</w:t>
      </w:r>
      <w:r>
        <w:rPr>
          <w:rFonts w:cs="Times New Roman"/>
          <w:szCs w:val="22"/>
          <w:lang w:val="en-US"/>
        </w:rPr>
        <w:t xml:space="preserve">; </w:t>
      </w:r>
      <w:r w:rsidRPr="00732185">
        <w:rPr>
          <w:rFonts w:cs="Times New Roman"/>
          <w:i/>
          <w:iCs/>
          <w:szCs w:val="22"/>
          <w:lang w:val="en-US"/>
        </w:rPr>
        <w:t>MSE</w:t>
      </w:r>
      <w:r>
        <w:rPr>
          <w:rFonts w:cs="Times New Roman"/>
          <w:szCs w:val="22"/>
          <w:lang w:val="en-US"/>
        </w:rPr>
        <w:t xml:space="preserve"> = </w:t>
      </w:r>
      <w:r w:rsidRPr="00F9375D">
        <w:rPr>
          <w:rFonts w:cs="Times New Roman"/>
          <w:i/>
          <w:iCs/>
          <w:szCs w:val="22"/>
          <w:lang w:val="en-US"/>
        </w:rPr>
        <w:t xml:space="preserve">Mean Sum </w:t>
      </w:r>
      <w:r>
        <w:rPr>
          <w:rFonts w:cs="Times New Roman"/>
          <w:i/>
          <w:iCs/>
          <w:szCs w:val="22"/>
          <w:lang w:val="en-US"/>
        </w:rPr>
        <w:t>of Squared Errors; p = Level of significance.</w:t>
      </w:r>
    </w:p>
    <w:p w14:paraId="1D4484F8" w14:textId="77777777" w:rsidR="00186519" w:rsidRPr="00893B55" w:rsidRDefault="00186519" w:rsidP="00186519">
      <w:pPr>
        <w:rPr>
          <w:rFonts w:cs="Times New Roman"/>
          <w:i/>
          <w:iCs/>
          <w:szCs w:val="22"/>
          <w:lang w:val="en-US"/>
        </w:rPr>
      </w:pPr>
      <w:r>
        <w:rPr>
          <w:rFonts w:cs="Times New Roman"/>
          <w:i/>
          <w:iCs/>
          <w:szCs w:val="22"/>
          <w:lang w:val="en-US"/>
        </w:rPr>
        <w:t xml:space="preserve">R </w:t>
      </w:r>
      <w:r w:rsidRPr="008A51E4">
        <w:rPr>
          <w:rFonts w:cs="Times New Roman"/>
          <w:szCs w:val="22"/>
          <w:lang w:val="en-US"/>
        </w:rPr>
        <w:t xml:space="preserve">comment for </w:t>
      </w:r>
      <w:r>
        <w:rPr>
          <w:rFonts w:cs="Times New Roman"/>
          <w:szCs w:val="22"/>
          <w:lang w:val="en-US"/>
        </w:rPr>
        <w:t>running r</w:t>
      </w:r>
      <w:r w:rsidRPr="008A51E4">
        <w:rPr>
          <w:rFonts w:cs="Times New Roman"/>
          <w:szCs w:val="22"/>
          <w:lang w:val="en-US"/>
        </w:rPr>
        <w:t>egression model</w:t>
      </w:r>
      <w:r w:rsidRPr="00893B55">
        <w:rPr>
          <w:rFonts w:cs="Times New Roman"/>
          <w:i/>
          <w:iCs/>
          <w:szCs w:val="22"/>
          <w:lang w:val="en-US"/>
        </w:rPr>
        <w:t xml:space="preserve">: </w:t>
      </w:r>
      <w:proofErr w:type="spellStart"/>
      <w:r w:rsidRPr="00893B55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_</w:t>
      </w:r>
      <w:r w:rsidRPr="00893B55">
        <w:rPr>
          <w:rFonts w:cs="Times New Roman"/>
          <w:i/>
          <w:iCs/>
          <w:szCs w:val="22"/>
          <w:lang w:val="en-US"/>
        </w:rPr>
        <w:t>c</w:t>
      </w:r>
      <w:proofErr w:type="spellEnd"/>
      <w:r>
        <w:rPr>
          <w:rFonts w:cs="Times New Roman"/>
          <w:i/>
          <w:iCs/>
          <w:szCs w:val="22"/>
          <w:lang w:val="en-US"/>
        </w:rPr>
        <w:t xml:space="preserve"> </w:t>
      </w:r>
      <w:r w:rsidRPr="00893B55">
        <w:rPr>
          <w:rFonts w:cs="Times New Roman"/>
          <w:szCs w:val="22"/>
          <w:lang w:val="en-US"/>
        </w:rPr>
        <w:t>~</w:t>
      </w:r>
      <w:r>
        <w:rPr>
          <w:rFonts w:cs="Times New Roman"/>
          <w:szCs w:val="22"/>
          <w:lang w:val="en-US"/>
        </w:rPr>
        <w:t xml:space="preserve"> </w:t>
      </w:r>
      <w:r w:rsidRPr="00334977">
        <w:rPr>
          <w:rFonts w:cs="Times New Roman"/>
          <w:i/>
          <w:iCs/>
          <w:szCs w:val="22"/>
          <w:lang w:val="en-US"/>
        </w:rPr>
        <w:t>TP</w:t>
      </w:r>
      <w:r w:rsidRPr="00893B55">
        <w:rPr>
          <w:rFonts w:cs="Times New Roman"/>
          <w:szCs w:val="22"/>
          <w:lang w:val="en-US"/>
        </w:rPr>
        <w:t>*</w:t>
      </w:r>
      <w:r w:rsidRPr="00334977">
        <w:rPr>
          <w:rFonts w:cs="Times New Roman"/>
          <w:i/>
          <w:iCs/>
          <w:szCs w:val="22"/>
          <w:lang w:val="en-US"/>
        </w:rPr>
        <w:t>ASP</w:t>
      </w:r>
      <w:r w:rsidRPr="00893B55">
        <w:rPr>
          <w:rFonts w:cs="Times New Roman"/>
          <w:szCs w:val="22"/>
          <w:lang w:val="en-US"/>
        </w:rPr>
        <w:t>*</w:t>
      </w:r>
      <w:r w:rsidRPr="00334977">
        <w:rPr>
          <w:rFonts w:cs="Times New Roman"/>
          <w:i/>
          <w:iCs/>
          <w:szCs w:val="22"/>
          <w:lang w:val="en-US"/>
        </w:rPr>
        <w:t>TNS</w:t>
      </w:r>
      <w:r w:rsidRPr="00893B55">
        <w:rPr>
          <w:rFonts w:cs="Times New Roman"/>
          <w:szCs w:val="22"/>
          <w:lang w:val="en-US"/>
        </w:rPr>
        <w:t>*</w:t>
      </w:r>
      <w:r w:rsidRPr="00334977">
        <w:rPr>
          <w:rFonts w:cs="Times New Roman"/>
          <w:i/>
          <w:iCs/>
          <w:szCs w:val="22"/>
          <w:lang w:val="en-US"/>
        </w:rPr>
        <w:t>QIP</w:t>
      </w:r>
      <w:r>
        <w:rPr>
          <w:rFonts w:cs="Times New Roman"/>
          <w:i/>
          <w:iCs/>
          <w:szCs w:val="22"/>
          <w:lang w:val="en-US"/>
        </w:rPr>
        <w:t xml:space="preserve"> </w:t>
      </w:r>
      <w:r w:rsidRPr="00893B55">
        <w:rPr>
          <w:rFonts w:cs="Times New Roman"/>
          <w:szCs w:val="22"/>
          <w:lang w:val="en-US"/>
        </w:rPr>
        <w:t>+</w:t>
      </w:r>
      <w:r>
        <w:rPr>
          <w:rFonts w:cs="Times New Roman"/>
          <w:szCs w:val="22"/>
          <w:lang w:val="en-US"/>
        </w:rPr>
        <w:t xml:space="preserve"> </w:t>
      </w:r>
      <w:proofErr w:type="gramStart"/>
      <w:r w:rsidRPr="00A244C4">
        <w:rPr>
          <w:rFonts w:cs="Times New Roman"/>
          <w:i/>
          <w:iCs/>
          <w:szCs w:val="22"/>
          <w:lang w:val="en-US"/>
        </w:rPr>
        <w:t>Error</w:t>
      </w:r>
      <w:r w:rsidRPr="00893B55">
        <w:rPr>
          <w:rFonts w:cs="Times New Roman"/>
          <w:szCs w:val="22"/>
          <w:lang w:val="en-US"/>
        </w:rPr>
        <w:t>(</w:t>
      </w:r>
      <w:proofErr w:type="gramEnd"/>
      <w:r>
        <w:rPr>
          <w:rFonts w:cs="Times New Roman"/>
          <w:i/>
          <w:iCs/>
          <w:szCs w:val="22"/>
          <w:lang w:val="en-US"/>
        </w:rPr>
        <w:t xml:space="preserve">participant </w:t>
      </w:r>
      <w:r w:rsidRPr="00893B55">
        <w:rPr>
          <w:rFonts w:cs="Times New Roman"/>
          <w:szCs w:val="22"/>
          <w:lang w:val="en-US"/>
        </w:rPr>
        <w:t>/</w:t>
      </w:r>
      <w:r>
        <w:rPr>
          <w:rFonts w:cs="Times New Roman"/>
          <w:szCs w:val="22"/>
          <w:lang w:val="en-US"/>
        </w:rPr>
        <w:t xml:space="preserve"> </w:t>
      </w:r>
      <w:r w:rsidRPr="00893B55">
        <w:rPr>
          <w:rFonts w:cs="Times New Roman"/>
          <w:szCs w:val="22"/>
          <w:lang w:val="en-US"/>
        </w:rPr>
        <w:t>(</w:t>
      </w:r>
      <w:r w:rsidRPr="00334977">
        <w:rPr>
          <w:rFonts w:cs="Times New Roman"/>
          <w:i/>
          <w:iCs/>
          <w:szCs w:val="22"/>
          <w:lang w:val="en-US"/>
        </w:rPr>
        <w:t>TP</w:t>
      </w:r>
      <w:r w:rsidRPr="00893B55">
        <w:rPr>
          <w:rFonts w:cs="Times New Roman"/>
          <w:szCs w:val="22"/>
          <w:lang w:val="en-US"/>
        </w:rPr>
        <w:t>*</w:t>
      </w:r>
      <w:r w:rsidRPr="00334977">
        <w:rPr>
          <w:rFonts w:cs="Times New Roman"/>
          <w:i/>
          <w:iCs/>
          <w:szCs w:val="22"/>
          <w:lang w:val="en-US"/>
        </w:rPr>
        <w:t>ASP</w:t>
      </w:r>
      <w:r w:rsidRPr="00893B55">
        <w:rPr>
          <w:rFonts w:cs="Times New Roman"/>
          <w:szCs w:val="22"/>
          <w:lang w:val="en-US"/>
        </w:rPr>
        <w:t>*</w:t>
      </w:r>
      <w:r w:rsidRPr="00334977">
        <w:rPr>
          <w:rFonts w:cs="Times New Roman"/>
          <w:i/>
          <w:iCs/>
          <w:szCs w:val="22"/>
          <w:lang w:val="en-US"/>
        </w:rPr>
        <w:t>TNS</w:t>
      </w:r>
      <w:r w:rsidRPr="00893B55">
        <w:rPr>
          <w:rFonts w:cs="Times New Roman"/>
          <w:szCs w:val="22"/>
          <w:lang w:val="en-US"/>
        </w:rPr>
        <w:t>*</w:t>
      </w:r>
      <w:r w:rsidRPr="00334977">
        <w:rPr>
          <w:rFonts w:cs="Times New Roman"/>
          <w:i/>
          <w:iCs/>
          <w:szCs w:val="22"/>
          <w:lang w:val="en-US"/>
        </w:rPr>
        <w:t>QIP</w:t>
      </w:r>
      <w:r w:rsidRPr="00893B55">
        <w:rPr>
          <w:rFonts w:cs="Times New Roman"/>
          <w:szCs w:val="22"/>
          <w:lang w:val="en-US"/>
        </w:rPr>
        <w:t>)</w:t>
      </w:r>
      <w:r>
        <w:rPr>
          <w:rFonts w:cs="Times New Roman"/>
          <w:szCs w:val="22"/>
          <w:lang w:val="en-US"/>
        </w:rPr>
        <w:t>)</w:t>
      </w:r>
    </w:p>
    <w:p w14:paraId="68ADD28B" w14:textId="77777777" w:rsidR="00186519" w:rsidRDefault="00186519" w:rsidP="00186519">
      <w:pPr>
        <w:rPr>
          <w:rFonts w:cs="Times New Roman"/>
          <w:szCs w:val="22"/>
          <w:lang w:val="en-US"/>
        </w:rPr>
      </w:pPr>
    </w:p>
    <w:p w14:paraId="6F72FE07" w14:textId="6055F23F" w:rsidR="00186519" w:rsidRPr="00A73E3D" w:rsidRDefault="00186519" w:rsidP="00186519">
      <w:pPr>
        <w:rPr>
          <w:rFonts w:cs="Times New Roman"/>
          <w:b/>
          <w:bCs/>
          <w:szCs w:val="22"/>
          <w:lang w:val="en-US"/>
        </w:rPr>
      </w:pPr>
      <w:r w:rsidRPr="00A73E3D">
        <w:rPr>
          <w:rFonts w:cs="Times New Roman"/>
          <w:b/>
          <w:bCs/>
          <w:szCs w:val="22"/>
          <w:lang w:val="en-US"/>
        </w:rPr>
        <w:t xml:space="preserve">Table </w:t>
      </w:r>
      <w:r w:rsidR="0045669A">
        <w:rPr>
          <w:rFonts w:cs="Times New Roman"/>
          <w:b/>
          <w:bCs/>
          <w:szCs w:val="22"/>
          <w:lang w:val="en-US"/>
        </w:rPr>
        <w:t>4</w:t>
      </w:r>
      <w:r>
        <w:rPr>
          <w:rFonts w:cs="Times New Roman"/>
          <w:b/>
          <w:bCs/>
          <w:szCs w:val="22"/>
          <w:lang w:val="en-US"/>
        </w:rPr>
        <w:t>.2</w:t>
      </w:r>
      <w:r w:rsidRPr="00A73E3D">
        <w:rPr>
          <w:rFonts w:cs="Times New Roman"/>
          <w:b/>
          <w:bCs/>
          <w:szCs w:val="22"/>
          <w:lang w:val="en-US"/>
        </w:rPr>
        <w:t xml:space="preserve">. </w:t>
      </w:r>
      <w:r>
        <w:rPr>
          <w:rFonts w:cs="Times New Roman"/>
          <w:b/>
          <w:bCs/>
          <w:szCs w:val="22"/>
          <w:lang w:val="en-US"/>
        </w:rPr>
        <w:t xml:space="preserve">Experiment 1 </w:t>
      </w:r>
      <w:r w:rsidRPr="00A73E3D">
        <w:rPr>
          <w:rFonts w:cs="Times New Roman"/>
          <w:b/>
          <w:bCs/>
          <w:szCs w:val="22"/>
          <w:lang w:val="en-US"/>
        </w:rPr>
        <w:t>repeated-measures ANOVA</w:t>
      </w:r>
      <w:r>
        <w:rPr>
          <w:rFonts w:cs="Times New Roman"/>
          <w:b/>
          <w:bCs/>
          <w:szCs w:val="22"/>
          <w:lang w:val="en-US"/>
        </w:rPr>
        <w:t xml:space="preserve"> of (error-corrected) percent correct on Target Position (TP),</w:t>
      </w:r>
      <w:r>
        <w:rPr>
          <w:rFonts w:ascii="Cambria Math" w:hAnsi="Cambria Math" w:cs="Times New Roman"/>
          <w:b/>
          <w:bCs/>
          <w:szCs w:val="22"/>
          <w:lang w:val="en-US"/>
        </w:rPr>
        <w:t xml:space="preserve"> </w:t>
      </w:r>
      <w:r>
        <w:rPr>
          <w:rFonts w:cs="Times New Roman"/>
          <w:b/>
          <w:bCs/>
          <w:szCs w:val="22"/>
          <w:lang w:val="en-US"/>
        </w:rPr>
        <w:t xml:space="preserve">Target-to-Nontarget Similarity (TNS) </w:t>
      </w:r>
      <w:r>
        <w:rPr>
          <w:rFonts w:ascii="Cambria Math" w:hAnsi="Cambria Math" w:cs="Times New Roman"/>
          <w:b/>
          <w:bCs/>
          <w:szCs w:val="22"/>
          <w:lang w:val="en-US"/>
        </w:rPr>
        <w:t xml:space="preserve">and </w:t>
      </w:r>
      <w:r>
        <w:rPr>
          <w:rFonts w:cs="Times New Roman"/>
          <w:b/>
          <w:bCs/>
          <w:szCs w:val="22"/>
          <w:lang w:val="en-US"/>
        </w:rPr>
        <w:t xml:space="preserve">Queried Item Position (QIP) on 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7"/>
        <w:gridCol w:w="1279"/>
        <w:gridCol w:w="1389"/>
        <w:gridCol w:w="1279"/>
        <w:gridCol w:w="1499"/>
      </w:tblGrid>
      <w:tr w:rsidR="00186519" w14:paraId="06F914B2" w14:textId="77777777" w:rsidTr="002F27B4">
        <w:tc>
          <w:tcPr>
            <w:tcW w:w="2467" w:type="dxa"/>
            <w:tcBorders>
              <w:bottom w:val="nil"/>
            </w:tcBorders>
          </w:tcPr>
          <w:p w14:paraId="29884316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</w:p>
        </w:tc>
        <w:tc>
          <w:tcPr>
            <w:tcW w:w="3926" w:type="dxa"/>
            <w:gridSpan w:val="4"/>
            <w:tcBorders>
              <w:bottom w:val="nil"/>
            </w:tcBorders>
          </w:tcPr>
          <w:p w14:paraId="6B827616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Parameters</w:t>
            </w:r>
          </w:p>
        </w:tc>
      </w:tr>
      <w:tr w:rsidR="00186519" w14:paraId="14275ACD" w14:textId="77777777" w:rsidTr="002F27B4">
        <w:tc>
          <w:tcPr>
            <w:tcW w:w="2467" w:type="dxa"/>
            <w:tcBorders>
              <w:top w:val="nil"/>
              <w:bottom w:val="single" w:sz="4" w:space="0" w:color="auto"/>
            </w:tcBorders>
          </w:tcPr>
          <w:p w14:paraId="1C9B96F4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Model</w:t>
            </w:r>
          </w:p>
        </w:tc>
        <w:tc>
          <w:tcPr>
            <w:tcW w:w="1243" w:type="dxa"/>
            <w:tcBorders>
              <w:top w:val="nil"/>
              <w:bottom w:val="single" w:sz="4" w:space="0" w:color="auto"/>
            </w:tcBorders>
          </w:tcPr>
          <w:p w14:paraId="17FAE184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proofErr w:type="spellStart"/>
            <w:r>
              <w:rPr>
                <w:rFonts w:cs="Times New Roman"/>
                <w:i/>
                <w:i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876" w:type="dxa"/>
            <w:tcBorders>
              <w:top w:val="nil"/>
              <w:bottom w:val="single" w:sz="4" w:space="0" w:color="auto"/>
            </w:tcBorders>
          </w:tcPr>
          <w:p w14:paraId="0EAA3463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F</w:t>
            </w:r>
          </w:p>
        </w:tc>
        <w:tc>
          <w:tcPr>
            <w:tcW w:w="876" w:type="dxa"/>
            <w:tcBorders>
              <w:top w:val="nil"/>
              <w:bottom w:val="single" w:sz="4" w:space="0" w:color="auto"/>
            </w:tcBorders>
          </w:tcPr>
          <w:p w14:paraId="32A86C9E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MSE</w:t>
            </w:r>
          </w:p>
        </w:tc>
        <w:tc>
          <w:tcPr>
            <w:tcW w:w="931" w:type="dxa"/>
            <w:tcBorders>
              <w:top w:val="nil"/>
              <w:bottom w:val="single" w:sz="4" w:space="0" w:color="auto"/>
            </w:tcBorders>
          </w:tcPr>
          <w:p w14:paraId="025BBB26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p</w:t>
            </w:r>
          </w:p>
        </w:tc>
      </w:tr>
      <w:tr w:rsidR="00186519" w14:paraId="087F36DF" w14:textId="77777777" w:rsidTr="002F27B4">
        <w:tc>
          <w:tcPr>
            <w:tcW w:w="2467" w:type="dxa"/>
            <w:tcBorders>
              <w:top w:val="single" w:sz="4" w:space="0" w:color="auto"/>
            </w:tcBorders>
          </w:tcPr>
          <w:p w14:paraId="44D33494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732185">
              <w:rPr>
                <w:rFonts w:cs="Times New Roman"/>
                <w:i/>
                <w:iCs/>
                <w:szCs w:val="22"/>
                <w:lang w:val="en-US"/>
              </w:rPr>
              <w:t>TP</w:t>
            </w:r>
          </w:p>
        </w:tc>
        <w:tc>
          <w:tcPr>
            <w:tcW w:w="1243" w:type="dxa"/>
            <w:tcBorders>
              <w:top w:val="single" w:sz="4" w:space="0" w:color="auto"/>
            </w:tcBorders>
          </w:tcPr>
          <w:p w14:paraId="7594F4E5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F17245">
              <w:rPr>
                <w:rFonts w:cs="Times New Roman"/>
                <w:szCs w:val="22"/>
                <w:lang w:val="en-US"/>
              </w:rPr>
              <w:t>1,33</w:t>
            </w:r>
          </w:p>
        </w:tc>
        <w:tc>
          <w:tcPr>
            <w:tcW w:w="876" w:type="dxa"/>
            <w:tcBorders>
              <w:top w:val="single" w:sz="4" w:space="0" w:color="auto"/>
            </w:tcBorders>
          </w:tcPr>
          <w:p w14:paraId="6E83DAF1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F17245">
              <w:rPr>
                <w:rFonts w:cs="Times New Roman"/>
                <w:szCs w:val="22"/>
                <w:lang w:val="en-US"/>
              </w:rPr>
              <w:t>0.651</w:t>
            </w:r>
          </w:p>
        </w:tc>
        <w:tc>
          <w:tcPr>
            <w:tcW w:w="876" w:type="dxa"/>
            <w:tcBorders>
              <w:top w:val="single" w:sz="4" w:space="0" w:color="auto"/>
            </w:tcBorders>
          </w:tcPr>
          <w:p w14:paraId="53734304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0</w:t>
            </w:r>
            <w:r w:rsidRPr="00F17245">
              <w:rPr>
                <w:rFonts w:cs="Times New Roman"/>
                <w:szCs w:val="22"/>
                <w:lang w:val="en-US"/>
              </w:rPr>
              <w:t>.10</w:t>
            </w:r>
            <w:r>
              <w:rPr>
                <w:rFonts w:cs="Times New Roman"/>
                <w:szCs w:val="22"/>
                <w:lang w:val="en-US"/>
              </w:rPr>
              <w:t>7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14:paraId="07DEC6D9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F17245">
              <w:rPr>
                <w:rFonts w:cs="Times New Roman"/>
                <w:szCs w:val="22"/>
                <w:lang w:val="en-US"/>
              </w:rPr>
              <w:t>.426</w:t>
            </w:r>
          </w:p>
        </w:tc>
      </w:tr>
      <w:tr w:rsidR="00186519" w14:paraId="6B52D818" w14:textId="77777777" w:rsidTr="002F27B4">
        <w:tc>
          <w:tcPr>
            <w:tcW w:w="2467" w:type="dxa"/>
          </w:tcPr>
          <w:p w14:paraId="1368B9CB" w14:textId="77777777" w:rsidR="00186519" w:rsidRPr="00732185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TNS</w:t>
            </w:r>
          </w:p>
        </w:tc>
        <w:tc>
          <w:tcPr>
            <w:tcW w:w="1243" w:type="dxa"/>
          </w:tcPr>
          <w:p w14:paraId="33AC5DBD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F17245">
              <w:rPr>
                <w:rFonts w:cs="Times New Roman"/>
                <w:szCs w:val="22"/>
                <w:lang w:val="en-US"/>
              </w:rPr>
              <w:t>1,33</w:t>
            </w:r>
          </w:p>
        </w:tc>
        <w:tc>
          <w:tcPr>
            <w:tcW w:w="876" w:type="dxa"/>
          </w:tcPr>
          <w:p w14:paraId="7694EFF4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F17245">
              <w:rPr>
                <w:rFonts w:cs="Times New Roman"/>
                <w:szCs w:val="22"/>
                <w:lang w:val="en-US"/>
              </w:rPr>
              <w:t>78.89</w:t>
            </w:r>
          </w:p>
        </w:tc>
        <w:tc>
          <w:tcPr>
            <w:tcW w:w="876" w:type="dxa"/>
          </w:tcPr>
          <w:p w14:paraId="4AC64ABE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3.546</w:t>
            </w:r>
          </w:p>
        </w:tc>
        <w:tc>
          <w:tcPr>
            <w:tcW w:w="931" w:type="dxa"/>
          </w:tcPr>
          <w:p w14:paraId="342E3277" w14:textId="77777777" w:rsidR="00186519" w:rsidRPr="00F1724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F17245">
              <w:rPr>
                <w:rFonts w:cs="Times New Roman"/>
                <w:szCs w:val="22"/>
                <w:lang w:val="en-US"/>
              </w:rPr>
              <w:t>.000***</w:t>
            </w:r>
          </w:p>
        </w:tc>
      </w:tr>
      <w:tr w:rsidR="00186519" w14:paraId="5C35F05D" w14:textId="77777777" w:rsidTr="002F27B4">
        <w:tc>
          <w:tcPr>
            <w:tcW w:w="2467" w:type="dxa"/>
          </w:tcPr>
          <w:p w14:paraId="6438FAE4" w14:textId="77777777" w:rsidR="00186519" w:rsidRPr="003D55CF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3D55CF">
              <w:rPr>
                <w:rFonts w:cs="Times New Roman"/>
                <w:i/>
                <w:iCs/>
                <w:szCs w:val="22"/>
                <w:lang w:val="en-US"/>
              </w:rPr>
              <w:t>QIP</w:t>
            </w:r>
          </w:p>
        </w:tc>
        <w:tc>
          <w:tcPr>
            <w:tcW w:w="1243" w:type="dxa"/>
          </w:tcPr>
          <w:p w14:paraId="78FDE580" w14:textId="77777777" w:rsidR="00186519" w:rsidRPr="000F7D6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0F7D65">
              <w:rPr>
                <w:rFonts w:cs="Times New Roman"/>
                <w:szCs w:val="22"/>
                <w:lang w:val="en-US"/>
              </w:rPr>
              <w:t>1,132</w:t>
            </w:r>
          </w:p>
        </w:tc>
        <w:tc>
          <w:tcPr>
            <w:tcW w:w="876" w:type="dxa"/>
          </w:tcPr>
          <w:p w14:paraId="3F5A5630" w14:textId="77777777" w:rsidR="00186519" w:rsidRPr="000F7D6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0F7D65">
              <w:rPr>
                <w:rFonts w:cs="Times New Roman"/>
                <w:szCs w:val="22"/>
                <w:lang w:val="en-US"/>
              </w:rPr>
              <w:t>2.672</w:t>
            </w:r>
          </w:p>
        </w:tc>
        <w:tc>
          <w:tcPr>
            <w:tcW w:w="876" w:type="dxa"/>
          </w:tcPr>
          <w:p w14:paraId="07A93E7E" w14:textId="77777777" w:rsidR="00186519" w:rsidRPr="000F7D65" w:rsidRDefault="00186519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0.219</w:t>
            </w:r>
          </w:p>
        </w:tc>
        <w:tc>
          <w:tcPr>
            <w:tcW w:w="931" w:type="dxa"/>
          </w:tcPr>
          <w:p w14:paraId="02CF0D17" w14:textId="77777777" w:rsidR="00186519" w:rsidRPr="000F7D65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0F7D65">
              <w:rPr>
                <w:rFonts w:cs="Times New Roman"/>
                <w:szCs w:val="22"/>
                <w:lang w:val="en-US"/>
              </w:rPr>
              <w:t>.104</w:t>
            </w:r>
          </w:p>
        </w:tc>
      </w:tr>
      <w:tr w:rsidR="00186519" w14:paraId="66A5C578" w14:textId="77777777" w:rsidTr="002F27B4">
        <w:tc>
          <w:tcPr>
            <w:tcW w:w="2467" w:type="dxa"/>
          </w:tcPr>
          <w:p w14:paraId="1C5304CB" w14:textId="77777777" w:rsidR="00186519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>
              <w:rPr>
                <w:rFonts w:cs="Times New Roman"/>
                <w:i/>
                <w:iCs/>
                <w:szCs w:val="22"/>
                <w:lang w:val="en-US"/>
              </w:rPr>
              <w:t>QIP × TNS</w:t>
            </w:r>
          </w:p>
        </w:tc>
        <w:tc>
          <w:tcPr>
            <w:tcW w:w="1243" w:type="dxa"/>
          </w:tcPr>
          <w:p w14:paraId="37EBA488" w14:textId="77777777" w:rsidR="00186519" w:rsidRPr="00211102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211102">
              <w:rPr>
                <w:rFonts w:cs="Times New Roman"/>
                <w:szCs w:val="22"/>
                <w:lang w:val="en-US"/>
              </w:rPr>
              <w:t>1,132</w:t>
            </w:r>
          </w:p>
        </w:tc>
        <w:tc>
          <w:tcPr>
            <w:tcW w:w="876" w:type="dxa"/>
          </w:tcPr>
          <w:p w14:paraId="6613C581" w14:textId="77777777" w:rsidR="00186519" w:rsidRPr="00211102" w:rsidRDefault="00186519" w:rsidP="002F27B4">
            <w:pPr>
              <w:rPr>
                <w:rFonts w:cs="Times New Roman"/>
                <w:color w:val="4C94D8" w:themeColor="text2" w:themeTint="80"/>
                <w:szCs w:val="22"/>
                <w:lang w:val="en-US"/>
              </w:rPr>
            </w:pPr>
            <w:r w:rsidRPr="00211102">
              <w:rPr>
                <w:rFonts w:cs="Times New Roman"/>
                <w:color w:val="000000" w:themeColor="text1"/>
                <w:szCs w:val="22"/>
                <w:lang w:val="en-US"/>
              </w:rPr>
              <w:t>0.481</w:t>
            </w:r>
          </w:p>
        </w:tc>
        <w:tc>
          <w:tcPr>
            <w:tcW w:w="876" w:type="dxa"/>
          </w:tcPr>
          <w:p w14:paraId="1F8CC660" w14:textId="77777777" w:rsidR="00186519" w:rsidRPr="00211102" w:rsidRDefault="00186519" w:rsidP="002F27B4">
            <w:pPr>
              <w:rPr>
                <w:rFonts w:cs="Times New Roman"/>
                <w:color w:val="4C94D8" w:themeColor="text2" w:themeTint="80"/>
                <w:szCs w:val="22"/>
                <w:lang w:val="en-US"/>
              </w:rPr>
            </w:pPr>
            <w:r w:rsidRPr="00211102">
              <w:rPr>
                <w:rFonts w:cs="Times New Roman"/>
                <w:color w:val="000000" w:themeColor="text1"/>
                <w:szCs w:val="22"/>
                <w:lang w:val="en-US"/>
              </w:rPr>
              <w:t>.039</w:t>
            </w:r>
          </w:p>
        </w:tc>
        <w:tc>
          <w:tcPr>
            <w:tcW w:w="931" w:type="dxa"/>
          </w:tcPr>
          <w:p w14:paraId="76A3028D" w14:textId="77777777" w:rsidR="00186519" w:rsidRPr="00211102" w:rsidRDefault="00186519" w:rsidP="002F27B4">
            <w:pPr>
              <w:rPr>
                <w:rFonts w:cs="Times New Roman"/>
                <w:color w:val="4C94D8" w:themeColor="text2" w:themeTint="80"/>
                <w:szCs w:val="22"/>
                <w:lang w:val="en-US"/>
              </w:rPr>
            </w:pPr>
            <w:r w:rsidRPr="00211102">
              <w:rPr>
                <w:rFonts w:cs="Times New Roman"/>
                <w:color w:val="000000" w:themeColor="text1"/>
                <w:szCs w:val="22"/>
                <w:lang w:val="en-US"/>
              </w:rPr>
              <w:t>.489</w:t>
            </w:r>
          </w:p>
        </w:tc>
      </w:tr>
      <w:tr w:rsidR="00186519" w14:paraId="0CF51E98" w14:textId="77777777" w:rsidTr="002F27B4">
        <w:tc>
          <w:tcPr>
            <w:tcW w:w="2467" w:type="dxa"/>
          </w:tcPr>
          <w:p w14:paraId="00957C2B" w14:textId="77777777" w:rsidR="00186519" w:rsidRPr="00211102" w:rsidRDefault="00186519" w:rsidP="002F27B4">
            <w:pPr>
              <w:rPr>
                <w:rFonts w:cs="Times New Roman"/>
                <w:i/>
                <w:iCs/>
                <w:szCs w:val="22"/>
                <w:lang w:val="en-US"/>
              </w:rPr>
            </w:pPr>
            <w:r w:rsidRPr="00211102">
              <w:rPr>
                <w:rFonts w:cs="Times New Roman"/>
                <w:i/>
                <w:iCs/>
                <w:szCs w:val="22"/>
                <w:lang w:val="en-US"/>
              </w:rPr>
              <w:t>TP × TNS</w:t>
            </w:r>
          </w:p>
        </w:tc>
        <w:tc>
          <w:tcPr>
            <w:tcW w:w="1243" w:type="dxa"/>
          </w:tcPr>
          <w:p w14:paraId="01C91C7F" w14:textId="77777777" w:rsidR="00186519" w:rsidRPr="00211102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211102">
              <w:rPr>
                <w:rFonts w:cs="Times New Roman"/>
                <w:szCs w:val="22"/>
                <w:lang w:val="en-US"/>
              </w:rPr>
              <w:t>1,33</w:t>
            </w:r>
          </w:p>
        </w:tc>
        <w:tc>
          <w:tcPr>
            <w:tcW w:w="876" w:type="dxa"/>
          </w:tcPr>
          <w:p w14:paraId="1B56E152" w14:textId="77777777" w:rsidR="00186519" w:rsidRPr="00211102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211102">
              <w:rPr>
                <w:rFonts w:cs="Times New Roman"/>
                <w:color w:val="000000" w:themeColor="text1"/>
                <w:szCs w:val="22"/>
                <w:lang w:val="en-US"/>
              </w:rPr>
              <w:t>1.622</w:t>
            </w:r>
          </w:p>
        </w:tc>
        <w:tc>
          <w:tcPr>
            <w:tcW w:w="876" w:type="dxa"/>
          </w:tcPr>
          <w:p w14:paraId="6F0EDA11" w14:textId="77777777" w:rsidR="00186519" w:rsidRPr="00211102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211102">
              <w:rPr>
                <w:rFonts w:cs="Times New Roman"/>
                <w:color w:val="000000" w:themeColor="text1"/>
                <w:szCs w:val="22"/>
                <w:lang w:val="en-US"/>
              </w:rPr>
              <w:t>.034</w:t>
            </w:r>
          </w:p>
        </w:tc>
        <w:tc>
          <w:tcPr>
            <w:tcW w:w="931" w:type="dxa"/>
          </w:tcPr>
          <w:p w14:paraId="27D0B67A" w14:textId="77777777" w:rsidR="00186519" w:rsidRPr="00211102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211102">
              <w:rPr>
                <w:rFonts w:cs="Times New Roman"/>
                <w:color w:val="000000" w:themeColor="text1"/>
                <w:szCs w:val="22"/>
                <w:lang w:val="en-US"/>
              </w:rPr>
              <w:t>.212</w:t>
            </w:r>
          </w:p>
        </w:tc>
      </w:tr>
      <w:tr w:rsidR="00186519" w:rsidRPr="008C03C3" w14:paraId="50E4570D" w14:textId="77777777" w:rsidTr="002F27B4">
        <w:tc>
          <w:tcPr>
            <w:tcW w:w="2467" w:type="dxa"/>
          </w:tcPr>
          <w:p w14:paraId="32A37081" w14:textId="77777777" w:rsidR="00186519" w:rsidRPr="008C03C3" w:rsidRDefault="00186519" w:rsidP="002F27B4">
            <w:pPr>
              <w:rPr>
                <w:rFonts w:cs="Times New Roman"/>
                <w:i/>
                <w:iCs/>
                <w:color w:val="000000" w:themeColor="text1"/>
                <w:szCs w:val="22"/>
                <w:lang w:val="en-US"/>
              </w:rPr>
            </w:pPr>
            <w:r w:rsidRPr="008C03C3">
              <w:rPr>
                <w:rFonts w:cs="Times New Roman"/>
                <w:i/>
                <w:iCs/>
                <w:color w:val="000000" w:themeColor="text1"/>
                <w:szCs w:val="22"/>
                <w:lang w:val="en-US"/>
              </w:rPr>
              <w:t>TP × QIP</w:t>
            </w:r>
          </w:p>
        </w:tc>
        <w:tc>
          <w:tcPr>
            <w:tcW w:w="1243" w:type="dxa"/>
          </w:tcPr>
          <w:p w14:paraId="431FE30C" w14:textId="77777777" w:rsidR="00186519" w:rsidRPr="006F33D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6F33D9">
              <w:rPr>
                <w:rFonts w:cs="Times New Roman"/>
                <w:color w:val="000000" w:themeColor="text1"/>
                <w:szCs w:val="22"/>
                <w:lang w:val="en-US"/>
              </w:rPr>
              <w:t>1,132</w:t>
            </w:r>
          </w:p>
        </w:tc>
        <w:tc>
          <w:tcPr>
            <w:tcW w:w="876" w:type="dxa"/>
          </w:tcPr>
          <w:p w14:paraId="39562990" w14:textId="77777777" w:rsidR="00186519" w:rsidRPr="006F33D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6F33D9">
              <w:rPr>
                <w:rFonts w:cs="Times New Roman"/>
                <w:color w:val="000000" w:themeColor="text1"/>
                <w:szCs w:val="22"/>
                <w:lang w:val="en-US"/>
              </w:rPr>
              <w:t>49.296</w:t>
            </w:r>
          </w:p>
        </w:tc>
        <w:tc>
          <w:tcPr>
            <w:tcW w:w="876" w:type="dxa"/>
          </w:tcPr>
          <w:p w14:paraId="398549DC" w14:textId="77777777" w:rsidR="00186519" w:rsidRPr="006F33D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6F33D9">
              <w:rPr>
                <w:rFonts w:cs="Times New Roman"/>
                <w:color w:val="000000" w:themeColor="text1"/>
                <w:szCs w:val="22"/>
                <w:lang w:val="en-US"/>
              </w:rPr>
              <w:t>4.044</w:t>
            </w:r>
          </w:p>
        </w:tc>
        <w:tc>
          <w:tcPr>
            <w:tcW w:w="931" w:type="dxa"/>
          </w:tcPr>
          <w:p w14:paraId="496F60E0" w14:textId="77777777" w:rsidR="00186519" w:rsidRPr="006F33D9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6F33D9">
              <w:rPr>
                <w:rFonts w:cs="Times New Roman"/>
                <w:color w:val="000000" w:themeColor="text1"/>
                <w:szCs w:val="22"/>
                <w:lang w:val="en-US"/>
              </w:rPr>
              <w:t>.000***</w:t>
            </w:r>
          </w:p>
        </w:tc>
      </w:tr>
      <w:tr w:rsidR="00186519" w14:paraId="6D9CA905" w14:textId="77777777" w:rsidTr="002F27B4">
        <w:tc>
          <w:tcPr>
            <w:tcW w:w="2467" w:type="dxa"/>
          </w:tcPr>
          <w:p w14:paraId="62EC7A38" w14:textId="77777777" w:rsidR="00186519" w:rsidRPr="000214B3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0214B3">
              <w:rPr>
                <w:rFonts w:cs="Times New Roman"/>
                <w:szCs w:val="22"/>
                <w:lang w:val="en-US"/>
              </w:rPr>
              <w:t>TP × TNS × QIP</w:t>
            </w:r>
          </w:p>
        </w:tc>
        <w:tc>
          <w:tcPr>
            <w:tcW w:w="1243" w:type="dxa"/>
          </w:tcPr>
          <w:p w14:paraId="251990C9" w14:textId="77777777" w:rsidR="00186519" w:rsidRPr="000214B3" w:rsidRDefault="00186519" w:rsidP="002F27B4">
            <w:pPr>
              <w:rPr>
                <w:rFonts w:cs="Times New Roman"/>
                <w:szCs w:val="22"/>
                <w:lang w:val="en-US"/>
              </w:rPr>
            </w:pPr>
            <w:r w:rsidRPr="000214B3">
              <w:rPr>
                <w:rFonts w:cs="Times New Roman"/>
                <w:szCs w:val="22"/>
                <w:lang w:val="en-US"/>
              </w:rPr>
              <w:t>1,132</w:t>
            </w:r>
          </w:p>
        </w:tc>
        <w:tc>
          <w:tcPr>
            <w:tcW w:w="876" w:type="dxa"/>
          </w:tcPr>
          <w:p w14:paraId="60D42BB6" w14:textId="77777777" w:rsidR="00186519" w:rsidRPr="000214B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0214B3">
              <w:rPr>
                <w:rFonts w:cs="Times New Roman"/>
                <w:color w:val="000000" w:themeColor="text1"/>
                <w:szCs w:val="22"/>
                <w:lang w:val="en-US"/>
              </w:rPr>
              <w:t>20.078</w:t>
            </w:r>
          </w:p>
        </w:tc>
        <w:tc>
          <w:tcPr>
            <w:tcW w:w="876" w:type="dxa"/>
          </w:tcPr>
          <w:p w14:paraId="469DC3E7" w14:textId="77777777" w:rsidR="00186519" w:rsidRPr="000214B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0214B3">
              <w:rPr>
                <w:rFonts w:cs="Times New Roman"/>
                <w:color w:val="000000" w:themeColor="text1"/>
                <w:szCs w:val="22"/>
                <w:lang w:val="en-US"/>
              </w:rPr>
              <w:t>1.647</w:t>
            </w:r>
          </w:p>
        </w:tc>
        <w:tc>
          <w:tcPr>
            <w:tcW w:w="931" w:type="dxa"/>
          </w:tcPr>
          <w:p w14:paraId="2D714624" w14:textId="77777777" w:rsidR="00186519" w:rsidRPr="000214B3" w:rsidRDefault="00186519" w:rsidP="002F27B4">
            <w:pPr>
              <w:rPr>
                <w:rFonts w:cs="Times New Roman"/>
                <w:color w:val="000000" w:themeColor="text1"/>
                <w:szCs w:val="22"/>
                <w:lang w:val="en-US"/>
              </w:rPr>
            </w:pPr>
            <w:r w:rsidRPr="000214B3">
              <w:rPr>
                <w:rFonts w:cs="Times New Roman"/>
                <w:color w:val="000000" w:themeColor="text1"/>
                <w:szCs w:val="22"/>
                <w:lang w:val="en-US"/>
              </w:rPr>
              <w:t>.000***</w:t>
            </w:r>
          </w:p>
        </w:tc>
      </w:tr>
    </w:tbl>
    <w:p w14:paraId="2E0D0BC5" w14:textId="77777777" w:rsidR="00186519" w:rsidRDefault="00186519" w:rsidP="00186519">
      <w:pPr>
        <w:rPr>
          <w:lang w:val="en-US"/>
        </w:rPr>
      </w:pPr>
    </w:p>
    <w:p w14:paraId="33960020" w14:textId="64944547" w:rsidR="00763572" w:rsidRPr="00251F9D" w:rsidRDefault="00763572" w:rsidP="00763572">
      <w:pPr>
        <w:pStyle w:val="berschrift1"/>
        <w:rPr>
          <w:lang w:val="en-US"/>
        </w:rPr>
      </w:pPr>
      <w:r>
        <w:rPr>
          <w:lang w:val="en-US"/>
        </w:rPr>
        <w:lastRenderedPageBreak/>
        <w:t xml:space="preserve">Model-based </w:t>
      </w:r>
      <w:r w:rsidRPr="00AB7C8B">
        <w:rPr>
          <w:lang w:val="en-US"/>
        </w:rPr>
        <w:t xml:space="preserve">analyses </w:t>
      </w:r>
      <w:r>
        <w:rPr>
          <w:lang w:val="en-US"/>
        </w:rPr>
        <w:t xml:space="preserve">drawing </w:t>
      </w:r>
      <w:r w:rsidRPr="00AB7C8B">
        <w:rPr>
          <w:lang w:val="en-US"/>
        </w:rPr>
        <w:t xml:space="preserve">on </w:t>
      </w:r>
      <w:r>
        <w:rPr>
          <w:lang w:val="en-US"/>
        </w:rPr>
        <w:t>the Vibrotactile Model of Resonance (</w:t>
      </w:r>
      <w:r w:rsidRPr="00AB7C8B">
        <w:rPr>
          <w:lang w:val="en-US"/>
        </w:rPr>
        <w:t>VMR</w:t>
      </w:r>
      <w:r>
        <w:rPr>
          <w:lang w:val="en-US"/>
        </w:rPr>
        <w:t>)</w:t>
      </w:r>
    </w:p>
    <w:p w14:paraId="3656A956" w14:textId="763ADB6E" w:rsidR="00C570A3" w:rsidRDefault="00032C29" w:rsidP="00763572">
      <w:pPr>
        <w:rPr>
          <w:rFonts w:cs="Times New Roman"/>
          <w:szCs w:val="22"/>
          <w:lang w:val="en-US"/>
        </w:rPr>
      </w:pPr>
      <w:r>
        <w:rPr>
          <w:rFonts w:cs="Times New Roman"/>
          <w:noProof/>
          <w:szCs w:val="22"/>
          <w:lang w:val="en-US"/>
        </w:rPr>
        <w:drawing>
          <wp:inline distT="0" distB="0" distL="0" distR="0" wp14:anchorId="4B00FE93" wp14:editId="58826A2A">
            <wp:extent cx="4791739" cy="3593804"/>
            <wp:effectExtent l="0" t="0" r="8890" b="6985"/>
            <wp:docPr id="18966561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330" cy="359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3795" w14:textId="77777777" w:rsidR="00611853" w:rsidRPr="001A5AD7" w:rsidRDefault="00611853" w:rsidP="00611853">
      <w:pPr>
        <w:rPr>
          <w:rFonts w:cs="Times New Roman"/>
          <w:b/>
          <w:bCs/>
          <w:szCs w:val="22"/>
          <w:lang w:val="en-US"/>
        </w:rPr>
      </w:pPr>
      <w:r w:rsidRPr="001A5AD7">
        <w:rPr>
          <w:rFonts w:cs="Times New Roman"/>
          <w:b/>
          <w:bCs/>
          <w:szCs w:val="22"/>
          <w:lang w:val="en-US"/>
        </w:rPr>
        <w:t xml:space="preserve">Figure 1. Observed and predicted </w:t>
      </w:r>
      <w:r>
        <w:rPr>
          <w:rFonts w:cs="Times New Roman"/>
          <w:b/>
          <w:bCs/>
          <w:szCs w:val="22"/>
          <w:lang w:val="en-US"/>
        </w:rPr>
        <w:t xml:space="preserve">(error-corrected) </w:t>
      </w:r>
      <w:r w:rsidRPr="001A5AD7">
        <w:rPr>
          <w:rFonts w:cs="Times New Roman"/>
          <w:b/>
          <w:bCs/>
          <w:szCs w:val="22"/>
          <w:lang w:val="en-US"/>
        </w:rPr>
        <w:t xml:space="preserve">percent correct </w:t>
      </w:r>
      <w:r>
        <w:rPr>
          <w:rFonts w:cs="Times New Roman"/>
          <w:b/>
          <w:bCs/>
          <w:szCs w:val="22"/>
          <w:lang w:val="en-US"/>
        </w:rPr>
        <w:t xml:space="preserve">yes/no judgments </w:t>
      </w:r>
      <w:r w:rsidRPr="001A5AD7">
        <w:rPr>
          <w:rFonts w:cs="Times New Roman"/>
          <w:b/>
          <w:bCs/>
          <w:szCs w:val="22"/>
          <w:lang w:val="en-US"/>
        </w:rPr>
        <w:t xml:space="preserve">under </w:t>
      </w:r>
      <w:r>
        <w:rPr>
          <w:rFonts w:cs="Times New Roman"/>
          <w:b/>
          <w:bCs/>
          <w:szCs w:val="22"/>
          <w:lang w:val="en-US"/>
        </w:rPr>
        <w:t>each</w:t>
      </w:r>
      <w:r w:rsidRPr="001A5AD7">
        <w:rPr>
          <w:rFonts w:cs="Times New Roman"/>
          <w:b/>
          <w:bCs/>
          <w:szCs w:val="22"/>
          <w:lang w:val="en-US"/>
        </w:rPr>
        <w:t xml:space="preserve"> experimental condition</w:t>
      </w:r>
    </w:p>
    <w:p w14:paraId="1E9F4180" w14:textId="590A281B" w:rsidR="00763572" w:rsidRDefault="00611853" w:rsidP="00763572">
      <w:pPr>
        <w:rPr>
          <w:rFonts w:cs="Times New Roman"/>
          <w:szCs w:val="22"/>
          <w:lang w:val="en-US"/>
        </w:rPr>
      </w:pPr>
      <w:r w:rsidRPr="00611853">
        <w:rPr>
          <w:rFonts w:cs="Times New Roman"/>
          <w:i/>
          <w:iCs/>
          <w:szCs w:val="22"/>
          <w:lang w:val="en-US"/>
        </w:rPr>
        <w:t>Note</w:t>
      </w:r>
      <w:r>
        <w:rPr>
          <w:rFonts w:cs="Times New Roman"/>
          <w:szCs w:val="22"/>
          <w:lang w:val="en-US"/>
        </w:rPr>
        <w:t xml:space="preserve">. </w:t>
      </w:r>
      <w:r w:rsidR="00251F9D">
        <w:rPr>
          <w:rFonts w:cs="Times New Roman"/>
          <w:szCs w:val="22"/>
          <w:lang w:val="en-US"/>
        </w:rPr>
        <w:t xml:space="preserve">Goodness-of-fit measures: BIC = -60.8; </w:t>
      </w:r>
      <w:r w:rsidR="00251F9D" w:rsidRPr="00C72B76">
        <w:rPr>
          <w:rFonts w:ascii="Cambria Math" w:hAnsi="Cambria Math" w:cs="Cambria Math"/>
          <w:szCs w:val="22"/>
          <w:lang w:val="en-US"/>
        </w:rPr>
        <w:t>𝜒</w:t>
      </w:r>
      <w:r w:rsidR="00251F9D" w:rsidRPr="00C72B76">
        <w:rPr>
          <w:rFonts w:cs="Times New Roman"/>
          <w:szCs w:val="22"/>
          <w:vertAlign w:val="superscript"/>
          <w:lang w:val="en-US"/>
        </w:rPr>
        <w:t>2</w:t>
      </w:r>
      <w:r w:rsidR="00251F9D" w:rsidRPr="00C72B76">
        <w:rPr>
          <w:rFonts w:cs="Times New Roman"/>
          <w:szCs w:val="22"/>
          <w:lang w:val="en-US"/>
        </w:rPr>
        <w:t xml:space="preserve">= </w:t>
      </w:r>
      <w:r w:rsidR="00251F9D">
        <w:rPr>
          <w:rFonts w:cs="Times New Roman"/>
          <w:szCs w:val="22"/>
          <w:lang w:val="en-US"/>
        </w:rPr>
        <w:t>5</w:t>
      </w:r>
      <w:r w:rsidR="00251F9D" w:rsidRPr="00C72B76">
        <w:rPr>
          <w:rFonts w:cs="Times New Roman"/>
          <w:szCs w:val="22"/>
          <w:lang w:val="en-US"/>
        </w:rPr>
        <w:t>.</w:t>
      </w:r>
      <w:r w:rsidR="00032C29">
        <w:rPr>
          <w:rFonts w:cs="Times New Roman"/>
          <w:szCs w:val="22"/>
          <w:lang w:val="en-US"/>
        </w:rPr>
        <w:t>72</w:t>
      </w:r>
      <w:r w:rsidR="00251F9D">
        <w:rPr>
          <w:rFonts w:cs="Times New Roman"/>
          <w:szCs w:val="22"/>
          <w:lang w:val="en-US"/>
        </w:rPr>
        <w:t xml:space="preserve">, </w:t>
      </w:r>
      <w:proofErr w:type="spellStart"/>
      <w:r w:rsidR="00251F9D">
        <w:rPr>
          <w:rFonts w:cs="Times New Roman"/>
          <w:szCs w:val="22"/>
          <w:lang w:val="en-US"/>
        </w:rPr>
        <w:t>df</w:t>
      </w:r>
      <w:proofErr w:type="spellEnd"/>
      <w:r w:rsidR="00251F9D">
        <w:rPr>
          <w:rFonts w:cs="Times New Roman"/>
          <w:szCs w:val="22"/>
          <w:lang w:val="en-US"/>
        </w:rPr>
        <w:t xml:space="preserve"> = 16 – 7 = 9, </w:t>
      </w:r>
      <w:r w:rsidR="00251F9D" w:rsidRPr="00C72B76">
        <w:rPr>
          <w:rFonts w:ascii="Cambria Math" w:hAnsi="Cambria Math" w:cs="Cambria Math"/>
          <w:szCs w:val="22"/>
          <w:lang w:val="en-US"/>
        </w:rPr>
        <w:t>𝜒</w:t>
      </w:r>
      <w:r w:rsidR="00251F9D" w:rsidRPr="00C72B76">
        <w:rPr>
          <w:rFonts w:cs="Times New Roman"/>
          <w:szCs w:val="22"/>
          <w:vertAlign w:val="superscript"/>
          <w:lang w:val="en-US"/>
        </w:rPr>
        <w:t>2</w:t>
      </w:r>
      <w:r w:rsidR="00251F9D" w:rsidRPr="00C72B76">
        <w:rPr>
          <w:rFonts w:cs="Times New Roman"/>
          <w:szCs w:val="22"/>
          <w:vertAlign w:val="subscript"/>
          <w:lang w:val="en-US"/>
        </w:rPr>
        <w:t>crit</w:t>
      </w:r>
      <w:r w:rsidR="00251F9D" w:rsidRPr="00352835">
        <w:rPr>
          <w:rFonts w:cs="Times New Roman"/>
          <w:szCs w:val="22"/>
          <w:lang w:val="en-US"/>
        </w:rPr>
        <w:t xml:space="preserve"> </w:t>
      </w:r>
      <w:r w:rsidR="00251F9D" w:rsidRPr="00C72B76">
        <w:rPr>
          <w:rFonts w:cs="Times New Roman"/>
          <w:szCs w:val="22"/>
          <w:lang w:val="en-US"/>
        </w:rPr>
        <w:t>=</w:t>
      </w:r>
      <w:r w:rsidR="00251F9D">
        <w:rPr>
          <w:rFonts w:cs="Times New Roman"/>
          <w:szCs w:val="22"/>
          <w:lang w:val="en-US"/>
        </w:rPr>
        <w:t xml:space="preserve"> 1</w:t>
      </w:r>
      <w:r w:rsidR="00251F9D" w:rsidRPr="00C72B76">
        <w:rPr>
          <w:rFonts w:cs="Times New Roman"/>
          <w:szCs w:val="22"/>
          <w:lang w:val="en-US"/>
        </w:rPr>
        <w:t>6</w:t>
      </w:r>
      <w:r w:rsidR="00251F9D">
        <w:rPr>
          <w:rFonts w:cs="Times New Roman"/>
          <w:szCs w:val="22"/>
          <w:lang w:val="en-US"/>
        </w:rPr>
        <w:t xml:space="preserve">.9, </w:t>
      </w:r>
      <w:r w:rsidR="00251F9D" w:rsidRPr="00C72B76">
        <w:rPr>
          <w:rFonts w:cs="Times New Roman"/>
          <w:i/>
          <w:iCs/>
          <w:szCs w:val="22"/>
          <w:lang w:val="en-US"/>
        </w:rPr>
        <w:t>p</w:t>
      </w:r>
      <w:r w:rsidR="00251F9D">
        <w:rPr>
          <w:rFonts w:cs="Times New Roman"/>
          <w:szCs w:val="22"/>
          <w:lang w:val="en-US"/>
        </w:rPr>
        <w:t xml:space="preserve"> = .7</w:t>
      </w:r>
      <w:r w:rsidR="00032C29">
        <w:rPr>
          <w:rFonts w:cs="Times New Roman"/>
          <w:szCs w:val="22"/>
          <w:lang w:val="en-US"/>
        </w:rPr>
        <w:t>68</w:t>
      </w:r>
      <w:r w:rsidR="00251F9D">
        <w:rPr>
          <w:rFonts w:cs="Times New Roman"/>
          <w:szCs w:val="22"/>
          <w:lang w:val="en-US"/>
        </w:rPr>
        <w:t xml:space="preserve">; </w:t>
      </w:r>
      <w:r>
        <w:rPr>
          <w:rFonts w:cs="Times New Roman"/>
          <w:szCs w:val="22"/>
          <w:lang w:val="en-US"/>
        </w:rPr>
        <w:t>Error bars represent the observed Standard Errors of the Means; abbreviations at the abscissa: S = Same condition (Probe equals Target), first digit (after "S_") = Target Position, second digit = ASP, third digit = QIP</w:t>
      </w:r>
    </w:p>
    <w:p w14:paraId="650A1837" w14:textId="77777777" w:rsidR="002A5D50" w:rsidRDefault="002A5D50" w:rsidP="00763572">
      <w:pPr>
        <w:rPr>
          <w:rFonts w:cs="Times New Roman"/>
          <w:szCs w:val="22"/>
          <w:lang w:val="en-US"/>
        </w:rPr>
      </w:pPr>
    </w:p>
    <w:p w14:paraId="6E2ADC4B" w14:textId="150C46EF" w:rsidR="002A5D50" w:rsidRPr="00440492" w:rsidRDefault="002A5D50" w:rsidP="0040021C">
      <w:pPr>
        <w:ind w:firstLine="0"/>
        <w:rPr>
          <w:rFonts w:cs="Times New Roman"/>
          <w:b/>
          <w:bCs/>
          <w:szCs w:val="22"/>
          <w:lang w:val="en-US"/>
        </w:rPr>
      </w:pPr>
      <w:r w:rsidRPr="00440492">
        <w:rPr>
          <w:rFonts w:cs="Times New Roman"/>
          <w:b/>
          <w:bCs/>
          <w:szCs w:val="22"/>
          <w:lang w:val="en-US"/>
        </w:rPr>
        <w:t xml:space="preserve">Table 9. </w:t>
      </w:r>
      <w:r w:rsidR="00DB0DBE">
        <w:rPr>
          <w:rFonts w:cs="Times New Roman"/>
          <w:b/>
          <w:bCs/>
          <w:szCs w:val="22"/>
          <w:lang w:val="en-US"/>
        </w:rPr>
        <w:t>List of f</w:t>
      </w:r>
      <w:r w:rsidRPr="00440492">
        <w:rPr>
          <w:rFonts w:cs="Times New Roman"/>
          <w:b/>
          <w:bCs/>
          <w:szCs w:val="22"/>
          <w:lang w:val="en-US"/>
        </w:rPr>
        <w:t>ree parameters</w:t>
      </w:r>
      <w:r w:rsidR="00DB0DBE">
        <w:rPr>
          <w:rFonts w:cs="Times New Roman"/>
          <w:b/>
          <w:bCs/>
          <w:szCs w:val="22"/>
          <w:lang w:val="en-US"/>
        </w:rPr>
        <w:t xml:space="preserve"> (Vibrotactile Model of Resonance)</w:t>
      </w:r>
      <w:r w:rsidRPr="00440492">
        <w:rPr>
          <w:rFonts w:cs="Times New Roman"/>
          <w:b/>
          <w:bCs/>
          <w:szCs w:val="22"/>
          <w:lang w:val="en-US"/>
        </w:rPr>
        <w:t>: Abbreviation, meaning, best-fitting estimate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2117"/>
      </w:tblGrid>
      <w:tr w:rsidR="002A5D50" w14:paraId="6D337900" w14:textId="77777777" w:rsidTr="00392868">
        <w:trPr>
          <w:trHeight w:val="366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</w:tcBorders>
          </w:tcPr>
          <w:p w14:paraId="7D522BC5" w14:textId="77777777" w:rsidR="002A5D50" w:rsidRPr="00392868" w:rsidRDefault="002A5D50" w:rsidP="00C570A3">
            <w:pPr>
              <w:spacing w:line="240" w:lineRule="auto"/>
              <w:ind w:firstLine="0"/>
              <w:rPr>
                <w:rFonts w:cs="Times New Roman"/>
                <w:b/>
                <w:bCs/>
                <w:szCs w:val="22"/>
                <w:lang w:val="en-US"/>
              </w:rPr>
            </w:pPr>
            <w:r w:rsidRPr="00392868">
              <w:rPr>
                <w:rFonts w:cs="Times New Roman"/>
                <w:b/>
                <w:bCs/>
                <w:szCs w:val="22"/>
                <w:lang w:val="en-US"/>
              </w:rPr>
              <w:t>Parameter</w:t>
            </w:r>
          </w:p>
        </w:tc>
        <w:tc>
          <w:tcPr>
            <w:tcW w:w="3021" w:type="dxa"/>
            <w:tcBorders>
              <w:top w:val="single" w:sz="4" w:space="0" w:color="auto"/>
              <w:bottom w:val="single" w:sz="4" w:space="0" w:color="auto"/>
            </w:tcBorders>
          </w:tcPr>
          <w:p w14:paraId="54660E70" w14:textId="77777777" w:rsidR="002A5D50" w:rsidRPr="00392868" w:rsidRDefault="002A5D50" w:rsidP="00C570A3">
            <w:pPr>
              <w:spacing w:line="240" w:lineRule="auto"/>
              <w:ind w:firstLine="0"/>
              <w:rPr>
                <w:rFonts w:cs="Times New Roman"/>
                <w:b/>
                <w:bCs/>
                <w:szCs w:val="22"/>
                <w:lang w:val="en-US"/>
              </w:rPr>
            </w:pPr>
            <w:r w:rsidRPr="00392868">
              <w:rPr>
                <w:rFonts w:cs="Times New Roman"/>
                <w:b/>
                <w:bCs/>
                <w:szCs w:val="22"/>
                <w:lang w:val="en-US"/>
              </w:rPr>
              <w:t>Meaning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4" w:space="0" w:color="auto"/>
            </w:tcBorders>
          </w:tcPr>
          <w:p w14:paraId="6A44D1DA" w14:textId="77777777" w:rsidR="002A5D50" w:rsidRPr="00392868" w:rsidRDefault="002A5D50" w:rsidP="00C570A3">
            <w:pPr>
              <w:spacing w:line="240" w:lineRule="auto"/>
              <w:ind w:firstLine="0"/>
              <w:rPr>
                <w:rFonts w:cs="Times New Roman"/>
                <w:b/>
                <w:bCs/>
                <w:szCs w:val="22"/>
                <w:lang w:val="en-US"/>
              </w:rPr>
            </w:pPr>
            <w:r w:rsidRPr="00392868">
              <w:rPr>
                <w:rFonts w:cs="Times New Roman"/>
                <w:b/>
                <w:bCs/>
                <w:szCs w:val="22"/>
                <w:lang w:val="en-US"/>
              </w:rPr>
              <w:t>Best-fitting estimate</w:t>
            </w:r>
          </w:p>
        </w:tc>
      </w:tr>
      <w:tr w:rsidR="002A5D50" w14:paraId="6E8AAE40" w14:textId="77777777" w:rsidTr="0004746C">
        <w:trPr>
          <w:trHeight w:val="555"/>
        </w:trPr>
        <w:tc>
          <w:tcPr>
            <w:tcW w:w="3020" w:type="dxa"/>
            <w:tcBorders>
              <w:top w:val="single" w:sz="4" w:space="0" w:color="auto"/>
            </w:tcBorders>
          </w:tcPr>
          <w:p w14:paraId="6AB5E8E9" w14:textId="77777777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β</w:t>
            </w:r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AS</w:t>
            </w:r>
          </w:p>
        </w:tc>
        <w:tc>
          <w:tcPr>
            <w:tcW w:w="3021" w:type="dxa"/>
            <w:tcBorders>
              <w:top w:val="single" w:sz="4" w:space="0" w:color="auto"/>
            </w:tcBorders>
          </w:tcPr>
          <w:p w14:paraId="5FB532D8" w14:textId="04254100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 xml:space="preserve">Rate of temporal context drift evoked by Accessory Stimulus </w:t>
            </w:r>
          </w:p>
        </w:tc>
        <w:tc>
          <w:tcPr>
            <w:tcW w:w="2117" w:type="dxa"/>
            <w:tcBorders>
              <w:top w:val="single" w:sz="4" w:space="0" w:color="auto"/>
            </w:tcBorders>
          </w:tcPr>
          <w:p w14:paraId="456C8081" w14:textId="45241E12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2E3831">
              <w:rPr>
                <w:rFonts w:cs="Times New Roman"/>
                <w:szCs w:val="22"/>
                <w:lang w:val="en-US"/>
              </w:rPr>
              <w:t>92</w:t>
            </w:r>
          </w:p>
        </w:tc>
      </w:tr>
      <w:tr w:rsidR="002A5D50" w14:paraId="14924F71" w14:textId="77777777" w:rsidTr="0004746C">
        <w:trPr>
          <w:trHeight w:val="573"/>
        </w:trPr>
        <w:tc>
          <w:tcPr>
            <w:tcW w:w="3020" w:type="dxa"/>
          </w:tcPr>
          <w:p w14:paraId="594BC1D6" w14:textId="77777777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β</w:t>
            </w:r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L</w:t>
            </w:r>
          </w:p>
        </w:tc>
        <w:tc>
          <w:tcPr>
            <w:tcW w:w="3021" w:type="dxa"/>
          </w:tcPr>
          <w:p w14:paraId="4A5820DC" w14:textId="50CE45A6" w:rsidR="002A5D50" w:rsidRDefault="00C441CE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Integration</w:t>
            </w:r>
            <w:r w:rsidR="002A5D50">
              <w:rPr>
                <w:rFonts w:cs="Times New Roman"/>
                <w:szCs w:val="22"/>
                <w:lang w:val="en-US"/>
              </w:rPr>
              <w:t xml:space="preserve"> rate </w:t>
            </w:r>
            <w:r w:rsidR="00590319">
              <w:rPr>
                <w:rFonts w:cs="Times New Roman"/>
                <w:szCs w:val="22"/>
                <w:lang w:val="en-US"/>
              </w:rPr>
              <w:t>for</w:t>
            </w:r>
            <w:r w:rsidR="002A5D50">
              <w:rPr>
                <w:rFonts w:cs="Times New Roman"/>
                <w:szCs w:val="22"/>
                <w:lang w:val="en-US"/>
              </w:rPr>
              <w:t xml:space="preserve"> list item</w:t>
            </w:r>
            <w:r w:rsidR="00C570A3">
              <w:rPr>
                <w:rFonts w:cs="Times New Roman"/>
                <w:szCs w:val="22"/>
                <w:lang w:val="en-US"/>
              </w:rPr>
              <w:t xml:space="preserve"> </w:t>
            </w:r>
            <w:r>
              <w:rPr>
                <w:rFonts w:cs="Times New Roman"/>
                <w:szCs w:val="22"/>
                <w:lang w:val="en-US"/>
              </w:rPr>
              <w:t xml:space="preserve">context </w:t>
            </w:r>
            <w:r w:rsidR="00C570A3">
              <w:rPr>
                <w:rFonts w:cs="Times New Roman"/>
                <w:szCs w:val="22"/>
                <w:lang w:val="en-US"/>
              </w:rPr>
              <w:t>(target and nontarget)</w:t>
            </w:r>
          </w:p>
        </w:tc>
        <w:tc>
          <w:tcPr>
            <w:tcW w:w="2117" w:type="dxa"/>
          </w:tcPr>
          <w:p w14:paraId="31F163E6" w14:textId="15A2609F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.8</w:t>
            </w:r>
            <w:r w:rsidR="002E3831">
              <w:rPr>
                <w:rFonts w:cs="Times New Roman"/>
                <w:szCs w:val="22"/>
                <w:lang w:val="en-US"/>
              </w:rPr>
              <w:t>8</w:t>
            </w:r>
          </w:p>
        </w:tc>
      </w:tr>
      <w:tr w:rsidR="002A5D50" w14:paraId="6D1120D7" w14:textId="77777777" w:rsidTr="0004746C">
        <w:trPr>
          <w:trHeight w:val="567"/>
        </w:trPr>
        <w:tc>
          <w:tcPr>
            <w:tcW w:w="3020" w:type="dxa"/>
          </w:tcPr>
          <w:p w14:paraId="4BFE5035" w14:textId="77777777" w:rsidR="002A5D50" w:rsidRDefault="002A5D50" w:rsidP="00C570A3">
            <w:pPr>
              <w:tabs>
                <w:tab w:val="left" w:pos="1023"/>
              </w:tabs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β</w:t>
            </w:r>
            <w:proofErr w:type="spellStart"/>
            <w:proofErr w:type="gramStart"/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Probe,low</w:t>
            </w:r>
            <w:proofErr w:type="spellEnd"/>
            <w:proofErr w:type="gramEnd"/>
          </w:p>
        </w:tc>
        <w:tc>
          <w:tcPr>
            <w:tcW w:w="3021" w:type="dxa"/>
          </w:tcPr>
          <w:p w14:paraId="7657D6E5" w14:textId="5CD61897" w:rsidR="002A5D50" w:rsidRDefault="00C441CE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 xml:space="preserve">Integration </w:t>
            </w:r>
            <w:r w:rsidR="002A5D50">
              <w:rPr>
                <w:rFonts w:cs="Times New Roman"/>
                <w:szCs w:val="22"/>
                <w:lang w:val="en-US"/>
              </w:rPr>
              <w:t xml:space="preserve">rate </w:t>
            </w:r>
            <w:r w:rsidR="0064286C">
              <w:rPr>
                <w:rFonts w:cs="Times New Roman"/>
                <w:szCs w:val="22"/>
                <w:lang w:val="en-US"/>
              </w:rPr>
              <w:t>for</w:t>
            </w:r>
            <w:r w:rsidR="002A5D50">
              <w:rPr>
                <w:rFonts w:cs="Times New Roman"/>
                <w:szCs w:val="22"/>
                <w:lang w:val="en-US"/>
              </w:rPr>
              <w:t xml:space="preserve"> Probe </w:t>
            </w:r>
            <w:r>
              <w:rPr>
                <w:rFonts w:cs="Times New Roman"/>
                <w:szCs w:val="22"/>
                <w:lang w:val="en-US"/>
              </w:rPr>
              <w:t xml:space="preserve">context </w:t>
            </w:r>
            <w:r w:rsidR="002A5D50">
              <w:rPr>
                <w:rFonts w:cs="Times New Roman"/>
                <w:szCs w:val="22"/>
                <w:lang w:val="en-US"/>
              </w:rPr>
              <w:t>when TNS is low</w:t>
            </w:r>
          </w:p>
        </w:tc>
        <w:tc>
          <w:tcPr>
            <w:tcW w:w="2117" w:type="dxa"/>
          </w:tcPr>
          <w:p w14:paraId="22DC00A3" w14:textId="11618390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2E3831">
              <w:rPr>
                <w:rFonts w:cs="Times New Roman"/>
                <w:szCs w:val="22"/>
                <w:lang w:val="en-US"/>
              </w:rPr>
              <w:t>90</w:t>
            </w:r>
          </w:p>
        </w:tc>
      </w:tr>
      <w:tr w:rsidR="002A5D50" w14:paraId="2358E4F1" w14:textId="77777777" w:rsidTr="0004746C">
        <w:trPr>
          <w:trHeight w:val="561"/>
        </w:trPr>
        <w:tc>
          <w:tcPr>
            <w:tcW w:w="3020" w:type="dxa"/>
          </w:tcPr>
          <w:p w14:paraId="4525B7B7" w14:textId="77777777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β</w:t>
            </w:r>
            <w:proofErr w:type="spellStart"/>
            <w:proofErr w:type="gramStart"/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Probe,high</w:t>
            </w:r>
            <w:proofErr w:type="spellEnd"/>
            <w:proofErr w:type="gramEnd"/>
          </w:p>
        </w:tc>
        <w:tc>
          <w:tcPr>
            <w:tcW w:w="3021" w:type="dxa"/>
          </w:tcPr>
          <w:p w14:paraId="5305B8A1" w14:textId="3C0B415D" w:rsidR="002A5D50" w:rsidRDefault="00C441CE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 xml:space="preserve">Integration </w:t>
            </w:r>
            <w:r w:rsidR="002A5D50">
              <w:rPr>
                <w:rFonts w:cs="Times New Roman"/>
                <w:szCs w:val="22"/>
                <w:lang w:val="en-US"/>
              </w:rPr>
              <w:t xml:space="preserve">rate </w:t>
            </w:r>
            <w:r w:rsidR="001A126C">
              <w:rPr>
                <w:rFonts w:cs="Times New Roman"/>
                <w:szCs w:val="22"/>
                <w:lang w:val="en-US"/>
              </w:rPr>
              <w:t>for</w:t>
            </w:r>
            <w:r w:rsidR="002A5D50">
              <w:rPr>
                <w:rFonts w:cs="Times New Roman"/>
                <w:szCs w:val="22"/>
                <w:lang w:val="en-US"/>
              </w:rPr>
              <w:t xml:space="preserve"> Probe </w:t>
            </w:r>
            <w:r>
              <w:rPr>
                <w:rFonts w:cs="Times New Roman"/>
                <w:szCs w:val="22"/>
                <w:lang w:val="en-US"/>
              </w:rPr>
              <w:t xml:space="preserve">context </w:t>
            </w:r>
            <w:r w:rsidR="002A5D50">
              <w:rPr>
                <w:rFonts w:cs="Times New Roman"/>
                <w:szCs w:val="22"/>
                <w:lang w:val="en-US"/>
              </w:rPr>
              <w:t>when TNS is high</w:t>
            </w:r>
          </w:p>
        </w:tc>
        <w:tc>
          <w:tcPr>
            <w:tcW w:w="2117" w:type="dxa"/>
          </w:tcPr>
          <w:p w14:paraId="1D88C777" w14:textId="6500EFF2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.9</w:t>
            </w:r>
            <w:r w:rsidR="002E3831">
              <w:rPr>
                <w:rFonts w:cs="Times New Roman"/>
                <w:szCs w:val="22"/>
                <w:lang w:val="en-US"/>
              </w:rPr>
              <w:t>9</w:t>
            </w:r>
          </w:p>
        </w:tc>
      </w:tr>
      <w:tr w:rsidR="002A5D50" w14:paraId="76A87755" w14:textId="77777777" w:rsidTr="0004746C">
        <w:trPr>
          <w:trHeight w:val="853"/>
        </w:trPr>
        <w:tc>
          <w:tcPr>
            <w:tcW w:w="3020" w:type="dxa"/>
          </w:tcPr>
          <w:p w14:paraId="2453BAAF" w14:textId="77777777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β</w:t>
            </w:r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ret</w:t>
            </w:r>
          </w:p>
        </w:tc>
        <w:tc>
          <w:tcPr>
            <w:tcW w:w="3021" w:type="dxa"/>
          </w:tcPr>
          <w:p w14:paraId="3B2D89D7" w14:textId="56D98EA1" w:rsidR="002A5D50" w:rsidRDefault="00214C45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 xml:space="preserve">Integration </w:t>
            </w:r>
            <w:r w:rsidR="002A5D50">
              <w:rPr>
                <w:rFonts w:cs="Times New Roman"/>
                <w:szCs w:val="22"/>
                <w:lang w:val="en-US"/>
              </w:rPr>
              <w:t xml:space="preserve">rate </w:t>
            </w:r>
            <w:r>
              <w:rPr>
                <w:rFonts w:cs="Times New Roman"/>
                <w:szCs w:val="22"/>
                <w:lang w:val="en-US"/>
              </w:rPr>
              <w:t xml:space="preserve">for </w:t>
            </w:r>
            <w:r w:rsidR="00C441CE">
              <w:rPr>
                <w:rFonts w:cs="Times New Roman"/>
                <w:szCs w:val="22"/>
                <w:lang w:val="en-US"/>
              </w:rPr>
              <w:t xml:space="preserve">temporal </w:t>
            </w:r>
            <w:r w:rsidR="002A5D50">
              <w:rPr>
                <w:rFonts w:cs="Times New Roman"/>
                <w:szCs w:val="22"/>
                <w:lang w:val="en-US"/>
              </w:rPr>
              <w:t>context</w:t>
            </w:r>
            <w:r>
              <w:rPr>
                <w:rFonts w:cs="Times New Roman"/>
                <w:szCs w:val="22"/>
                <w:lang w:val="en-US"/>
              </w:rPr>
              <w:t xml:space="preserve"> retrieved in response to the question prompt</w:t>
            </w:r>
          </w:p>
        </w:tc>
        <w:tc>
          <w:tcPr>
            <w:tcW w:w="2117" w:type="dxa"/>
          </w:tcPr>
          <w:p w14:paraId="5D0DD4C5" w14:textId="7001FF70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.9</w:t>
            </w:r>
            <w:r w:rsidR="002E3831">
              <w:rPr>
                <w:rFonts w:cs="Times New Roman"/>
                <w:szCs w:val="22"/>
                <w:lang w:val="en-US"/>
              </w:rPr>
              <w:t>6</w:t>
            </w:r>
          </w:p>
        </w:tc>
      </w:tr>
      <w:tr w:rsidR="002A5D50" w14:paraId="03EC16C3" w14:textId="77777777" w:rsidTr="0004746C">
        <w:trPr>
          <w:trHeight w:val="568"/>
        </w:trPr>
        <w:tc>
          <w:tcPr>
            <w:tcW w:w="3020" w:type="dxa"/>
          </w:tcPr>
          <w:p w14:paraId="37F6FC0E" w14:textId="77777777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proofErr w:type="spellStart"/>
            <w:r>
              <w:rPr>
                <w:rFonts w:cs="Times New Roman"/>
                <w:szCs w:val="22"/>
                <w:lang w:val="en-US"/>
              </w:rPr>
              <w:t>w</w:t>
            </w:r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FC</w:t>
            </w:r>
            <w:proofErr w:type="spellEnd"/>
          </w:p>
        </w:tc>
        <w:tc>
          <w:tcPr>
            <w:tcW w:w="3021" w:type="dxa"/>
          </w:tcPr>
          <w:p w14:paraId="19306873" w14:textId="79B432D1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Weight</w:t>
            </w:r>
            <w:r w:rsidR="000170BB">
              <w:rPr>
                <w:rFonts w:cs="Times New Roman"/>
                <w:szCs w:val="22"/>
                <w:lang w:val="en-US"/>
              </w:rPr>
              <w:t xml:space="preserve"> for</w:t>
            </w:r>
            <w:r>
              <w:rPr>
                <w:rFonts w:cs="Times New Roman"/>
                <w:szCs w:val="22"/>
                <w:lang w:val="en-US"/>
              </w:rPr>
              <w:t xml:space="preserve"> newly learned bindings </w:t>
            </w:r>
            <w:r w:rsidR="00214C45">
              <w:rPr>
                <w:rFonts w:cs="Times New Roman"/>
                <w:szCs w:val="22"/>
                <w:lang w:val="en-US"/>
              </w:rPr>
              <w:t>from</w:t>
            </w:r>
            <w:r>
              <w:rPr>
                <w:rFonts w:cs="Times New Roman"/>
                <w:szCs w:val="22"/>
                <w:lang w:val="en-US"/>
              </w:rPr>
              <w:t xml:space="preserve"> Layer</w:t>
            </w:r>
            <w:r w:rsidR="00214C45">
              <w:rPr>
                <w:rFonts w:cs="Times New Roman"/>
                <w:szCs w:val="22"/>
                <w:lang w:val="en-US"/>
              </w:rPr>
              <w:t xml:space="preserve"> F</w:t>
            </w:r>
            <w:r>
              <w:rPr>
                <w:rFonts w:cs="Times New Roman"/>
                <w:szCs w:val="22"/>
                <w:lang w:val="en-US"/>
              </w:rPr>
              <w:t xml:space="preserve"> </w:t>
            </w:r>
            <w:r w:rsidR="00214C45">
              <w:rPr>
                <w:rFonts w:cs="Times New Roman"/>
                <w:szCs w:val="22"/>
                <w:lang w:val="en-US"/>
              </w:rPr>
              <w:t xml:space="preserve">to </w:t>
            </w:r>
            <w:r>
              <w:rPr>
                <w:rFonts w:cs="Times New Roman"/>
                <w:szCs w:val="22"/>
                <w:lang w:val="en-US"/>
              </w:rPr>
              <w:t>C</w:t>
            </w:r>
          </w:p>
        </w:tc>
        <w:tc>
          <w:tcPr>
            <w:tcW w:w="2117" w:type="dxa"/>
          </w:tcPr>
          <w:p w14:paraId="7123C291" w14:textId="17B15471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.0</w:t>
            </w:r>
            <w:r w:rsidR="002E3831">
              <w:rPr>
                <w:rFonts w:cs="Times New Roman"/>
                <w:szCs w:val="22"/>
                <w:lang w:val="en-US"/>
              </w:rPr>
              <w:t>03</w:t>
            </w:r>
          </w:p>
        </w:tc>
      </w:tr>
      <w:tr w:rsidR="002A5D50" w14:paraId="1CCC1F55" w14:textId="77777777" w:rsidTr="00C615A9">
        <w:trPr>
          <w:trHeight w:val="670"/>
        </w:trPr>
        <w:tc>
          <w:tcPr>
            <w:tcW w:w="3020" w:type="dxa"/>
          </w:tcPr>
          <w:p w14:paraId="1331E17A" w14:textId="77777777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proofErr w:type="spellStart"/>
            <w:r>
              <w:rPr>
                <w:rFonts w:cs="Times New Roman"/>
                <w:szCs w:val="22"/>
                <w:lang w:val="en-US"/>
              </w:rPr>
              <w:lastRenderedPageBreak/>
              <w:t>w</w:t>
            </w:r>
            <w:r w:rsidRPr="00651C06">
              <w:rPr>
                <w:rFonts w:cs="Times New Roman"/>
                <w:szCs w:val="22"/>
                <w:vertAlign w:val="subscript"/>
                <w:lang w:val="en-US"/>
              </w:rPr>
              <w:t>CF</w:t>
            </w:r>
            <w:proofErr w:type="spellEnd"/>
          </w:p>
        </w:tc>
        <w:tc>
          <w:tcPr>
            <w:tcW w:w="3021" w:type="dxa"/>
          </w:tcPr>
          <w:p w14:paraId="7BA3C65B" w14:textId="114D0C8E" w:rsidR="002A5D50" w:rsidRDefault="000170BB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Weight for newly learned b</w:t>
            </w:r>
            <w:r w:rsidR="002A5D50">
              <w:rPr>
                <w:rFonts w:cs="Times New Roman"/>
                <w:szCs w:val="22"/>
                <w:lang w:val="en-US"/>
              </w:rPr>
              <w:t>inding</w:t>
            </w:r>
            <w:r>
              <w:rPr>
                <w:rFonts w:cs="Times New Roman"/>
                <w:szCs w:val="22"/>
                <w:lang w:val="en-US"/>
              </w:rPr>
              <w:t>s</w:t>
            </w:r>
            <w:r w:rsidR="002A5D50">
              <w:rPr>
                <w:rFonts w:cs="Times New Roman"/>
                <w:szCs w:val="22"/>
                <w:lang w:val="en-US"/>
              </w:rPr>
              <w:t xml:space="preserve"> </w:t>
            </w:r>
            <w:r w:rsidR="00214C45">
              <w:rPr>
                <w:rFonts w:cs="Times New Roman"/>
                <w:szCs w:val="22"/>
                <w:lang w:val="en-US"/>
              </w:rPr>
              <w:t>from</w:t>
            </w:r>
            <w:r w:rsidR="002A5D50">
              <w:rPr>
                <w:rFonts w:cs="Times New Roman"/>
                <w:szCs w:val="22"/>
                <w:lang w:val="en-US"/>
              </w:rPr>
              <w:t xml:space="preserve"> Layer C </w:t>
            </w:r>
            <w:r w:rsidR="00214C45">
              <w:rPr>
                <w:rFonts w:cs="Times New Roman"/>
                <w:szCs w:val="22"/>
                <w:lang w:val="en-US"/>
              </w:rPr>
              <w:t>to</w:t>
            </w:r>
            <w:r w:rsidR="002A5D50">
              <w:rPr>
                <w:rFonts w:cs="Times New Roman"/>
                <w:szCs w:val="22"/>
                <w:lang w:val="en-US"/>
              </w:rPr>
              <w:t xml:space="preserve"> F</w:t>
            </w:r>
          </w:p>
        </w:tc>
        <w:tc>
          <w:tcPr>
            <w:tcW w:w="2117" w:type="dxa"/>
          </w:tcPr>
          <w:p w14:paraId="54FD845F" w14:textId="09012422" w:rsidR="002A5D50" w:rsidRDefault="002A5D50" w:rsidP="00C570A3">
            <w:pPr>
              <w:spacing w:line="240" w:lineRule="auto"/>
              <w:ind w:firstLine="0"/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2E3831">
              <w:rPr>
                <w:rFonts w:cs="Times New Roman"/>
                <w:szCs w:val="22"/>
                <w:lang w:val="en-US"/>
              </w:rPr>
              <w:t>83</w:t>
            </w:r>
          </w:p>
        </w:tc>
      </w:tr>
    </w:tbl>
    <w:p w14:paraId="2F274561" w14:textId="77777777" w:rsidR="00EA140C" w:rsidRDefault="00EA140C">
      <w:pPr>
        <w:rPr>
          <w:rFonts w:cs="Times New Roman"/>
          <w:szCs w:val="22"/>
          <w:lang w:val="en-US"/>
        </w:rPr>
      </w:pPr>
    </w:p>
    <w:p w14:paraId="16902594" w14:textId="7AE58FBA" w:rsidR="001A0BBD" w:rsidRDefault="001A0BBD" w:rsidP="00EE7F13">
      <w:pPr>
        <w:pStyle w:val="berschrift1"/>
        <w:rPr>
          <w:lang w:val="en-US"/>
        </w:rPr>
      </w:pPr>
      <w:r>
        <w:rPr>
          <w:lang w:val="en-US"/>
        </w:rPr>
        <w:t>Appendix</w:t>
      </w:r>
    </w:p>
    <w:p w14:paraId="246CB41E" w14:textId="19E770CB" w:rsidR="001A0BBD" w:rsidRPr="00436BC1" w:rsidRDefault="001A0BBD" w:rsidP="001A0BBD">
      <w:pPr>
        <w:rPr>
          <w:rFonts w:cs="Times New Roman"/>
          <w:b/>
          <w:bCs/>
          <w:szCs w:val="22"/>
          <w:lang w:val="en-US"/>
        </w:rPr>
      </w:pPr>
      <w:r w:rsidRPr="00436BC1">
        <w:rPr>
          <w:rFonts w:cs="Times New Roman"/>
          <w:b/>
          <w:bCs/>
          <w:szCs w:val="22"/>
          <w:lang w:val="en-US"/>
        </w:rPr>
        <w:t xml:space="preserve">Table </w:t>
      </w:r>
      <w:r w:rsidR="0045669A">
        <w:rPr>
          <w:rFonts w:cs="Times New Roman"/>
          <w:b/>
          <w:bCs/>
          <w:szCs w:val="22"/>
          <w:lang w:val="en-US"/>
        </w:rPr>
        <w:t>A1.</w:t>
      </w:r>
      <w:r w:rsidRPr="00436BC1">
        <w:rPr>
          <w:rFonts w:cs="Times New Roman"/>
          <w:b/>
          <w:bCs/>
          <w:szCs w:val="22"/>
          <w:lang w:val="en-US"/>
        </w:rPr>
        <w:t xml:space="preserve"> </w:t>
      </w:r>
      <w:r w:rsidRPr="007522E7">
        <w:rPr>
          <w:rFonts w:cs="Times New Roman"/>
          <w:b/>
          <w:bCs/>
          <w:i/>
          <w:iCs/>
          <w:szCs w:val="22"/>
          <w:lang w:val="en-US"/>
        </w:rPr>
        <w:t>p</w:t>
      </w:r>
      <w:r w:rsidRPr="00436BC1">
        <w:rPr>
          <w:rFonts w:cs="Times New Roman"/>
          <w:b/>
          <w:bCs/>
          <w:szCs w:val="22"/>
          <w:lang w:val="en-US"/>
        </w:rPr>
        <w:t>(</w:t>
      </w:r>
      <w:r>
        <w:rPr>
          <w:rFonts w:cs="Times New Roman"/>
          <w:b/>
          <w:bCs/>
          <w:szCs w:val="22"/>
          <w:lang w:val="en-US"/>
        </w:rPr>
        <w:t>c</w:t>
      </w:r>
      <w:r w:rsidRPr="00436BC1">
        <w:rPr>
          <w:rFonts w:cs="Times New Roman"/>
          <w:b/>
          <w:bCs/>
          <w:szCs w:val="22"/>
          <w:lang w:val="en-US"/>
        </w:rPr>
        <w:t xml:space="preserve">) under all 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TP</w:t>
      </w:r>
      <w:r>
        <w:rPr>
          <w:rFonts w:cs="Times New Roman"/>
          <w:b/>
          <w:bCs/>
          <w:szCs w:val="22"/>
          <w:lang w:val="en-US"/>
        </w:rPr>
        <w:t xml:space="preserve"> (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Target Position</w:t>
      </w:r>
      <w:r>
        <w:rPr>
          <w:rFonts w:cs="Times New Roman"/>
          <w:b/>
          <w:bCs/>
          <w:szCs w:val="22"/>
          <w:lang w:val="en-US"/>
        </w:rPr>
        <w:t xml:space="preserve">) × 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ASP</w:t>
      </w:r>
      <w:r>
        <w:rPr>
          <w:rFonts w:cs="Times New Roman"/>
          <w:b/>
          <w:bCs/>
          <w:szCs w:val="22"/>
          <w:lang w:val="en-US"/>
        </w:rPr>
        <w:t xml:space="preserve"> (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Accessory Stimulus Position</w:t>
      </w:r>
      <w:r>
        <w:rPr>
          <w:rFonts w:cs="Times New Roman"/>
          <w:b/>
          <w:bCs/>
          <w:szCs w:val="22"/>
          <w:lang w:val="en-US"/>
        </w:rPr>
        <w:t xml:space="preserve">) × 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QIP</w:t>
      </w:r>
      <w:r>
        <w:rPr>
          <w:rFonts w:cs="Times New Roman"/>
          <w:b/>
          <w:bCs/>
          <w:szCs w:val="22"/>
          <w:lang w:val="en-US"/>
        </w:rPr>
        <w:t xml:space="preserve"> (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Queried Item Position</w:t>
      </w:r>
      <w:r>
        <w:rPr>
          <w:rFonts w:cs="Times New Roman"/>
          <w:b/>
          <w:bCs/>
          <w:szCs w:val="22"/>
          <w:lang w:val="en-US"/>
        </w:rPr>
        <w:t xml:space="preserve">) × 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TNS</w:t>
      </w:r>
      <w:r>
        <w:rPr>
          <w:rFonts w:cs="Times New Roman"/>
          <w:b/>
          <w:bCs/>
          <w:szCs w:val="22"/>
          <w:lang w:val="en-US"/>
        </w:rPr>
        <w:t xml:space="preserve"> (</w:t>
      </w:r>
      <w:r w:rsidRPr="00B27E04">
        <w:rPr>
          <w:rFonts w:cs="Times New Roman"/>
          <w:b/>
          <w:bCs/>
          <w:i/>
          <w:iCs/>
          <w:szCs w:val="22"/>
          <w:lang w:val="en-US"/>
        </w:rPr>
        <w:t>Target-to-Nontarget Similarity</w:t>
      </w:r>
      <w:r>
        <w:rPr>
          <w:rFonts w:cs="Times New Roman"/>
          <w:b/>
          <w:bCs/>
          <w:szCs w:val="22"/>
          <w:lang w:val="en-US"/>
        </w:rPr>
        <w:t>) conditions</w:t>
      </w:r>
    </w:p>
    <w:tbl>
      <w:tblPr>
        <w:tblStyle w:val="Tabellenraster"/>
        <w:tblW w:w="895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9"/>
        <w:gridCol w:w="1443"/>
        <w:gridCol w:w="1339"/>
        <w:gridCol w:w="1425"/>
        <w:gridCol w:w="1828"/>
        <w:gridCol w:w="1584"/>
      </w:tblGrid>
      <w:tr w:rsidR="001A0BBD" w:rsidRPr="00436BC1" w14:paraId="6ABDD055" w14:textId="77777777" w:rsidTr="00D843FE"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14:paraId="7946A25C" w14:textId="77777777" w:rsidR="001A0BBD" w:rsidRPr="004651A5" w:rsidRDefault="001A0BBD" w:rsidP="002F27B4">
            <w:pPr>
              <w:rPr>
                <w:rFonts w:cs="Times New Roman"/>
                <w:b/>
                <w:bCs/>
                <w:i/>
                <w:iCs/>
                <w:szCs w:val="22"/>
                <w:lang w:val="en-US"/>
              </w:rPr>
            </w:pPr>
            <w:r w:rsidRPr="004651A5">
              <w:rPr>
                <w:rFonts w:cs="Times New Roman"/>
                <w:b/>
                <w:bCs/>
                <w:i/>
                <w:iCs/>
                <w:szCs w:val="22"/>
                <w:lang w:val="en-US"/>
              </w:rPr>
              <w:t>TP</w:t>
            </w:r>
          </w:p>
        </w:tc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</w:tcPr>
          <w:p w14:paraId="25CF9DDB" w14:textId="77777777" w:rsidR="001A0BBD" w:rsidRPr="00436BC1" w:rsidRDefault="001A0BBD" w:rsidP="002F27B4">
            <w:pPr>
              <w:rPr>
                <w:rFonts w:cs="Times New Roman"/>
                <w:b/>
                <w:bCs/>
                <w:szCs w:val="22"/>
                <w:lang w:val="en-US"/>
              </w:rPr>
            </w:pPr>
            <w:r>
              <w:rPr>
                <w:rFonts w:cs="Times New Roman"/>
                <w:b/>
                <w:bCs/>
                <w:szCs w:val="22"/>
                <w:lang w:val="en-US"/>
              </w:rPr>
              <w:t>ASP</w:t>
            </w: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</w:tcPr>
          <w:p w14:paraId="28E7ACC2" w14:textId="77777777" w:rsidR="001A0BBD" w:rsidRPr="00436BC1" w:rsidRDefault="001A0BBD" w:rsidP="002F27B4">
            <w:pPr>
              <w:rPr>
                <w:rFonts w:cs="Times New Roman"/>
                <w:b/>
                <w:bCs/>
                <w:szCs w:val="22"/>
                <w:lang w:val="en-US"/>
              </w:rPr>
            </w:pPr>
            <w:r>
              <w:rPr>
                <w:rFonts w:cs="Times New Roman"/>
                <w:b/>
                <w:bCs/>
                <w:szCs w:val="22"/>
                <w:lang w:val="en-US"/>
              </w:rPr>
              <w:t>QIP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</w:tcPr>
          <w:p w14:paraId="5ADB4BEB" w14:textId="77777777" w:rsidR="001A0BBD" w:rsidRPr="00436BC1" w:rsidRDefault="001A0BBD" w:rsidP="002F27B4">
            <w:pPr>
              <w:rPr>
                <w:rFonts w:cs="Times New Roman"/>
                <w:b/>
                <w:bCs/>
                <w:szCs w:val="22"/>
                <w:lang w:val="en-US"/>
              </w:rPr>
            </w:pPr>
            <w:r>
              <w:rPr>
                <w:rFonts w:cs="Times New Roman"/>
                <w:b/>
                <w:bCs/>
                <w:szCs w:val="22"/>
                <w:lang w:val="en-US"/>
              </w:rPr>
              <w:t>TNS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9FC4E1D" w14:textId="77777777" w:rsidR="001A0BBD" w:rsidRPr="00436BC1" w:rsidRDefault="001A0BBD" w:rsidP="002F27B4">
            <w:pPr>
              <w:rPr>
                <w:rFonts w:cs="Times New Roman"/>
                <w:b/>
                <w:bCs/>
                <w:i/>
                <w:iCs/>
                <w:szCs w:val="22"/>
                <w:lang w:val="en-US"/>
              </w:rPr>
            </w:pPr>
            <w:r w:rsidRPr="00436BC1">
              <w:rPr>
                <w:rFonts w:cs="Times New Roman"/>
                <w:b/>
                <w:bCs/>
                <w:i/>
                <w:iCs/>
                <w:szCs w:val="22"/>
                <w:lang w:val="en-US"/>
              </w:rPr>
              <w:t>Mean p(c)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</w:tcPr>
          <w:p w14:paraId="4F4D7CE9" w14:textId="77777777" w:rsidR="001A0BBD" w:rsidRPr="00436BC1" w:rsidRDefault="001A0BBD" w:rsidP="002F27B4">
            <w:pPr>
              <w:rPr>
                <w:rFonts w:cs="Times New Roman"/>
                <w:b/>
                <w:bCs/>
                <w:i/>
                <w:iCs/>
                <w:szCs w:val="22"/>
                <w:lang w:val="en-US"/>
              </w:rPr>
            </w:pPr>
            <w:r w:rsidRPr="00436BC1">
              <w:rPr>
                <w:rFonts w:cs="Times New Roman"/>
                <w:b/>
                <w:bCs/>
                <w:i/>
                <w:iCs/>
                <w:szCs w:val="22"/>
                <w:lang w:val="en-US"/>
              </w:rPr>
              <w:t>SD p(c)</w:t>
            </w:r>
          </w:p>
        </w:tc>
      </w:tr>
      <w:tr w:rsidR="001A0BBD" w:rsidRPr="00436BC1" w14:paraId="1C38A54E" w14:textId="77777777" w:rsidTr="00D843FE">
        <w:tc>
          <w:tcPr>
            <w:tcW w:w="1339" w:type="dxa"/>
            <w:tcBorders>
              <w:top w:val="single" w:sz="4" w:space="0" w:color="auto"/>
            </w:tcBorders>
          </w:tcPr>
          <w:p w14:paraId="607D0220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36C76DC7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  <w:tcBorders>
              <w:top w:val="single" w:sz="4" w:space="0" w:color="auto"/>
            </w:tcBorders>
          </w:tcPr>
          <w:p w14:paraId="1BCB3134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</w:tcBorders>
          </w:tcPr>
          <w:p w14:paraId="5D2B5D6C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63ABE7A7" w14:textId="7179E42E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.7</w:t>
            </w:r>
            <w:r w:rsidR="00D843FE">
              <w:rPr>
                <w:rFonts w:cs="Times New Roman"/>
                <w:szCs w:val="22"/>
                <w:lang w:val="en-US"/>
              </w:rPr>
              <w:t>3</w:t>
            </w:r>
          </w:p>
        </w:tc>
        <w:tc>
          <w:tcPr>
            <w:tcW w:w="1584" w:type="dxa"/>
            <w:tcBorders>
              <w:top w:val="single" w:sz="4" w:space="0" w:color="auto"/>
            </w:tcBorders>
          </w:tcPr>
          <w:p w14:paraId="54E2CF54" w14:textId="0E883064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D843FE">
              <w:rPr>
                <w:rFonts w:cs="Times New Roman"/>
                <w:szCs w:val="22"/>
                <w:lang w:val="en-US"/>
              </w:rPr>
              <w:t>34</w:t>
            </w:r>
          </w:p>
        </w:tc>
      </w:tr>
      <w:tr w:rsidR="001A0BBD" w:rsidRPr="00436BC1" w14:paraId="051638E0" w14:textId="77777777" w:rsidTr="00D843FE">
        <w:tc>
          <w:tcPr>
            <w:tcW w:w="1339" w:type="dxa"/>
          </w:tcPr>
          <w:p w14:paraId="442A685E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29F2BF7B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60A8A9A6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41812896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12FECFD2" w14:textId="5C727566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.7</w:t>
            </w:r>
            <w:r w:rsidR="00D843FE">
              <w:rPr>
                <w:rFonts w:cs="Times New Roman"/>
                <w:szCs w:val="22"/>
                <w:lang w:val="en-US"/>
              </w:rPr>
              <w:t>5</w:t>
            </w:r>
          </w:p>
        </w:tc>
        <w:tc>
          <w:tcPr>
            <w:tcW w:w="1584" w:type="dxa"/>
          </w:tcPr>
          <w:p w14:paraId="54777026" w14:textId="312CD2B3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</w:t>
            </w:r>
            <w:r w:rsidR="00D843FE">
              <w:rPr>
                <w:rFonts w:cs="Times New Roman"/>
                <w:szCs w:val="22"/>
                <w:lang w:val="en-US"/>
              </w:rPr>
              <w:t>29</w:t>
            </w:r>
          </w:p>
        </w:tc>
      </w:tr>
      <w:tr w:rsidR="001A0BBD" w:rsidRPr="00436BC1" w14:paraId="0766FECA" w14:textId="77777777" w:rsidTr="00D843FE">
        <w:tc>
          <w:tcPr>
            <w:tcW w:w="1339" w:type="dxa"/>
          </w:tcPr>
          <w:p w14:paraId="40909F66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073FE479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392CB652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035B42C2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5F1CAD38" w14:textId="09E9D734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 w:rsidR="00D843FE">
              <w:rPr>
                <w:rFonts w:cs="Times New Roman"/>
                <w:szCs w:val="22"/>
                <w:lang w:val="en-US"/>
              </w:rPr>
              <w:t>79</w:t>
            </w:r>
          </w:p>
        </w:tc>
        <w:tc>
          <w:tcPr>
            <w:tcW w:w="1584" w:type="dxa"/>
          </w:tcPr>
          <w:p w14:paraId="6A2E25A4" w14:textId="540260E3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2</w:t>
            </w:r>
            <w:r w:rsidR="00D843FE">
              <w:rPr>
                <w:rFonts w:cs="Times New Roman"/>
                <w:szCs w:val="22"/>
                <w:lang w:val="en-US"/>
              </w:rPr>
              <w:t>7</w:t>
            </w:r>
          </w:p>
        </w:tc>
      </w:tr>
      <w:tr w:rsidR="001A0BBD" w:rsidRPr="00436BC1" w14:paraId="36F73FF7" w14:textId="77777777" w:rsidTr="00D843FE">
        <w:tc>
          <w:tcPr>
            <w:tcW w:w="1339" w:type="dxa"/>
          </w:tcPr>
          <w:p w14:paraId="154948AD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3775DEA7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3FEB8349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49186076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473959A5" w14:textId="459A15FA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7</w:t>
            </w:r>
            <w:r w:rsidR="00D843FE">
              <w:rPr>
                <w:rFonts w:cs="Times New Roman"/>
                <w:szCs w:val="22"/>
                <w:lang w:val="en-US"/>
              </w:rPr>
              <w:t>6</w:t>
            </w:r>
          </w:p>
        </w:tc>
        <w:tc>
          <w:tcPr>
            <w:tcW w:w="1584" w:type="dxa"/>
          </w:tcPr>
          <w:p w14:paraId="7E30F36B" w14:textId="0472CCF8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.2</w:t>
            </w:r>
            <w:r w:rsidR="00D843FE">
              <w:rPr>
                <w:rFonts w:cs="Times New Roman"/>
                <w:szCs w:val="22"/>
                <w:lang w:val="en-US"/>
              </w:rPr>
              <w:t>4</w:t>
            </w:r>
          </w:p>
        </w:tc>
      </w:tr>
      <w:tr w:rsidR="001A0BBD" w:rsidRPr="00436BC1" w14:paraId="3845617F" w14:textId="77777777" w:rsidTr="00D843FE">
        <w:tc>
          <w:tcPr>
            <w:tcW w:w="1339" w:type="dxa"/>
          </w:tcPr>
          <w:p w14:paraId="465DB661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142A844D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3E224860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443F72E0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5126D9B6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71</w:t>
            </w:r>
          </w:p>
        </w:tc>
        <w:tc>
          <w:tcPr>
            <w:tcW w:w="1584" w:type="dxa"/>
          </w:tcPr>
          <w:p w14:paraId="5A7AE8E4" w14:textId="57B4D1B9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3</w:t>
            </w:r>
            <w:r w:rsidR="00D843FE">
              <w:rPr>
                <w:rFonts w:cs="Times New Roman"/>
                <w:szCs w:val="22"/>
                <w:lang w:val="en-US"/>
              </w:rPr>
              <w:t>5</w:t>
            </w:r>
          </w:p>
        </w:tc>
      </w:tr>
      <w:tr w:rsidR="001A0BBD" w:rsidRPr="00436BC1" w14:paraId="15CE050F" w14:textId="77777777" w:rsidTr="00D843FE">
        <w:tc>
          <w:tcPr>
            <w:tcW w:w="1339" w:type="dxa"/>
          </w:tcPr>
          <w:p w14:paraId="58BA29D7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78E3FBBD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5D3D6B4F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184A93E3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00182B4F" w14:textId="4D106DEC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.8</w:t>
            </w:r>
            <w:r w:rsidR="00D843FE">
              <w:rPr>
                <w:rFonts w:cs="Times New Roman"/>
                <w:szCs w:val="22"/>
                <w:lang w:val="en-US"/>
              </w:rPr>
              <w:t>4</w:t>
            </w:r>
          </w:p>
        </w:tc>
        <w:tc>
          <w:tcPr>
            <w:tcW w:w="1584" w:type="dxa"/>
          </w:tcPr>
          <w:p w14:paraId="3A421FE2" w14:textId="10228950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 w:rsidR="00D843FE">
              <w:rPr>
                <w:rFonts w:cs="Times New Roman"/>
                <w:szCs w:val="22"/>
                <w:lang w:val="en-US"/>
              </w:rPr>
              <w:t>20</w:t>
            </w:r>
          </w:p>
        </w:tc>
      </w:tr>
      <w:tr w:rsidR="001A0BBD" w:rsidRPr="00436BC1" w14:paraId="5BCAEEE7" w14:textId="77777777" w:rsidTr="00D843FE">
        <w:tc>
          <w:tcPr>
            <w:tcW w:w="1339" w:type="dxa"/>
          </w:tcPr>
          <w:p w14:paraId="1BA4DD67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1ECE80CD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732FFDC7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1327BC2C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766AA7A4" w14:textId="207BE8EB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 w:rsidR="00D843FE">
              <w:rPr>
                <w:rFonts w:cs="Times New Roman"/>
                <w:szCs w:val="22"/>
                <w:lang w:val="en-US"/>
              </w:rPr>
              <w:t>77</w:t>
            </w:r>
          </w:p>
        </w:tc>
        <w:tc>
          <w:tcPr>
            <w:tcW w:w="1584" w:type="dxa"/>
          </w:tcPr>
          <w:p w14:paraId="74AE3F9A" w14:textId="1DB31B64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.3</w:t>
            </w:r>
            <w:r w:rsidR="00D843FE">
              <w:rPr>
                <w:rFonts w:cs="Times New Roman"/>
                <w:szCs w:val="22"/>
                <w:lang w:val="en-US"/>
              </w:rPr>
              <w:t>2</w:t>
            </w:r>
          </w:p>
        </w:tc>
      </w:tr>
      <w:tr w:rsidR="001A0BBD" w:rsidRPr="00436BC1" w14:paraId="25A49CA6" w14:textId="77777777" w:rsidTr="00D843FE">
        <w:tc>
          <w:tcPr>
            <w:tcW w:w="1339" w:type="dxa"/>
          </w:tcPr>
          <w:p w14:paraId="133C0CC8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01C3079D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3207B2EE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6C682456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low</w:t>
            </w:r>
          </w:p>
        </w:tc>
        <w:tc>
          <w:tcPr>
            <w:tcW w:w="1828" w:type="dxa"/>
          </w:tcPr>
          <w:p w14:paraId="7246D9D8" w14:textId="77777777" w:rsidR="001A0BBD" w:rsidRPr="00436BC1" w:rsidRDefault="001A0BBD" w:rsidP="002F27B4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.8</w:t>
            </w:r>
            <w:r>
              <w:rPr>
                <w:rFonts w:cs="Times New Roman"/>
                <w:szCs w:val="22"/>
                <w:lang w:val="en-US"/>
              </w:rPr>
              <w:t>5</w:t>
            </w:r>
          </w:p>
        </w:tc>
        <w:tc>
          <w:tcPr>
            <w:tcW w:w="1584" w:type="dxa"/>
          </w:tcPr>
          <w:p w14:paraId="2320352C" w14:textId="129ABB6D" w:rsidR="001A0BBD" w:rsidRPr="00436BC1" w:rsidRDefault="00D843FE" w:rsidP="002F27B4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.18</w:t>
            </w:r>
          </w:p>
        </w:tc>
      </w:tr>
      <w:tr w:rsidR="001774EC" w:rsidRPr="00436BC1" w14:paraId="0973D77B" w14:textId="77777777" w:rsidTr="00D843FE">
        <w:tc>
          <w:tcPr>
            <w:tcW w:w="1339" w:type="dxa"/>
          </w:tcPr>
          <w:p w14:paraId="32EF2562" w14:textId="7336F8D4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1B79F426" w14:textId="1EF4D607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30981D96" w14:textId="31C38B82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56B3DDC8" w14:textId="35CBC036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4D5016C6" w14:textId="216D1BED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6</w:t>
            </w:r>
            <w:r w:rsidR="00D843FE">
              <w:rPr>
                <w:rFonts w:cs="Times New Roman"/>
                <w:szCs w:val="22"/>
                <w:lang w:val="en-US"/>
              </w:rPr>
              <w:t>3</w:t>
            </w:r>
          </w:p>
        </w:tc>
        <w:tc>
          <w:tcPr>
            <w:tcW w:w="1584" w:type="dxa"/>
          </w:tcPr>
          <w:p w14:paraId="148690F6" w14:textId="142AC9EC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.3</w:t>
            </w:r>
            <w:r w:rsidR="00D843FE">
              <w:rPr>
                <w:rFonts w:cs="Times New Roman"/>
                <w:szCs w:val="22"/>
                <w:lang w:val="en-US"/>
              </w:rPr>
              <w:t>2</w:t>
            </w:r>
          </w:p>
        </w:tc>
      </w:tr>
      <w:tr w:rsidR="001774EC" w:rsidRPr="00436BC1" w14:paraId="5F8D5897" w14:textId="77777777" w:rsidTr="00D843FE">
        <w:tc>
          <w:tcPr>
            <w:tcW w:w="1339" w:type="dxa"/>
          </w:tcPr>
          <w:p w14:paraId="14E991E7" w14:textId="4C8C807B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5F8F0656" w14:textId="4529D08A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0CF2ECA8" w14:textId="70322083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5E6DB395" w14:textId="4E162E63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318F5111" w14:textId="03135004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5</w:t>
            </w:r>
            <w:r w:rsidR="00D843FE">
              <w:rPr>
                <w:rFonts w:cs="Times New Roman"/>
                <w:szCs w:val="22"/>
                <w:lang w:val="en-US"/>
              </w:rPr>
              <w:t>3</w:t>
            </w:r>
          </w:p>
        </w:tc>
        <w:tc>
          <w:tcPr>
            <w:tcW w:w="1584" w:type="dxa"/>
          </w:tcPr>
          <w:p w14:paraId="6225CF44" w14:textId="42873F28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3</w:t>
            </w:r>
            <w:r w:rsidR="00D843FE">
              <w:rPr>
                <w:rFonts w:cs="Times New Roman"/>
                <w:szCs w:val="22"/>
                <w:lang w:val="en-US"/>
              </w:rPr>
              <w:t>7</w:t>
            </w:r>
          </w:p>
        </w:tc>
      </w:tr>
      <w:tr w:rsidR="001774EC" w:rsidRPr="00436BC1" w14:paraId="05808D09" w14:textId="77777777" w:rsidTr="00D843FE">
        <w:tc>
          <w:tcPr>
            <w:tcW w:w="1339" w:type="dxa"/>
          </w:tcPr>
          <w:p w14:paraId="1DA61DAB" w14:textId="2FAF41ED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08CCEB83" w14:textId="7180E8A7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3873B185" w14:textId="796A3A69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496E063F" w14:textId="7B4FD623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1CF26AF1" w14:textId="103B6E3F" w:rsidR="001774EC" w:rsidRPr="00436BC1" w:rsidRDefault="00D843FE" w:rsidP="001774EC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.66</w:t>
            </w:r>
          </w:p>
        </w:tc>
        <w:tc>
          <w:tcPr>
            <w:tcW w:w="1584" w:type="dxa"/>
          </w:tcPr>
          <w:p w14:paraId="1AFD610A" w14:textId="782487EE" w:rsidR="001774EC" w:rsidRPr="00436BC1" w:rsidRDefault="00D843FE" w:rsidP="001774EC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.31</w:t>
            </w:r>
          </w:p>
        </w:tc>
      </w:tr>
      <w:tr w:rsidR="001774EC" w:rsidRPr="00436BC1" w14:paraId="4247C9AC" w14:textId="77777777" w:rsidTr="00D843FE">
        <w:tc>
          <w:tcPr>
            <w:tcW w:w="1339" w:type="dxa"/>
          </w:tcPr>
          <w:p w14:paraId="1B2EDC0F" w14:textId="5710A5EC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6FBCFD58" w14:textId="34BA31CA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405012C4" w14:textId="6614F12A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25" w:type="dxa"/>
          </w:tcPr>
          <w:p w14:paraId="5AECB9C0" w14:textId="4C74CFD8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469EDEB4" w14:textId="3B23E406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4</w:t>
            </w:r>
            <w:r w:rsidR="00D843FE">
              <w:rPr>
                <w:rFonts w:cs="Times New Roman"/>
                <w:szCs w:val="22"/>
                <w:lang w:val="en-US"/>
              </w:rPr>
              <w:t>7</w:t>
            </w:r>
          </w:p>
        </w:tc>
        <w:tc>
          <w:tcPr>
            <w:tcW w:w="1584" w:type="dxa"/>
          </w:tcPr>
          <w:p w14:paraId="57D28511" w14:textId="0416F51B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.4</w:t>
            </w:r>
            <w:r w:rsidR="00D843FE">
              <w:rPr>
                <w:rFonts w:cs="Times New Roman"/>
                <w:szCs w:val="22"/>
                <w:lang w:val="en-US"/>
              </w:rPr>
              <w:t>5</w:t>
            </w:r>
          </w:p>
        </w:tc>
      </w:tr>
      <w:tr w:rsidR="001774EC" w:rsidRPr="00436BC1" w14:paraId="2B24B597" w14:textId="77777777" w:rsidTr="00D843FE">
        <w:tc>
          <w:tcPr>
            <w:tcW w:w="1339" w:type="dxa"/>
          </w:tcPr>
          <w:p w14:paraId="36D38BD3" w14:textId="3A573135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6CA7F0E5" w14:textId="3E077F71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01D179D5" w14:textId="40B0ECF0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5C3B7E93" w14:textId="5E7E99B0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7173AEF5" w14:textId="5E85D82D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.4</w:t>
            </w:r>
            <w:r w:rsidR="00D843FE">
              <w:rPr>
                <w:rFonts w:cs="Times New Roman"/>
                <w:szCs w:val="22"/>
                <w:lang w:val="en-US"/>
              </w:rPr>
              <w:t>3</w:t>
            </w:r>
          </w:p>
        </w:tc>
        <w:tc>
          <w:tcPr>
            <w:tcW w:w="1584" w:type="dxa"/>
          </w:tcPr>
          <w:p w14:paraId="7E0BF0E0" w14:textId="0AC0C28F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4</w:t>
            </w:r>
            <w:r w:rsidR="00D843FE">
              <w:rPr>
                <w:rFonts w:cs="Times New Roman"/>
                <w:szCs w:val="22"/>
                <w:lang w:val="en-US"/>
              </w:rPr>
              <w:t>5</w:t>
            </w:r>
          </w:p>
        </w:tc>
      </w:tr>
      <w:tr w:rsidR="001774EC" w:rsidRPr="00436BC1" w14:paraId="25976E18" w14:textId="77777777" w:rsidTr="00D843FE">
        <w:tc>
          <w:tcPr>
            <w:tcW w:w="1339" w:type="dxa"/>
          </w:tcPr>
          <w:p w14:paraId="054C5571" w14:textId="3D674724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5C7689BF" w14:textId="3E21014D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339" w:type="dxa"/>
          </w:tcPr>
          <w:p w14:paraId="4A8F38FB" w14:textId="133BBCEB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7389D1CB" w14:textId="75CB43F5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09424612" w14:textId="11FAFDE0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.8</w:t>
            </w:r>
            <w:r>
              <w:rPr>
                <w:rFonts w:cs="Times New Roman"/>
                <w:szCs w:val="22"/>
                <w:lang w:val="en-US"/>
              </w:rPr>
              <w:t>4</w:t>
            </w:r>
          </w:p>
        </w:tc>
        <w:tc>
          <w:tcPr>
            <w:tcW w:w="1584" w:type="dxa"/>
          </w:tcPr>
          <w:p w14:paraId="4E86D49D" w14:textId="5896A577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 w:rsidR="00D843FE">
              <w:rPr>
                <w:rFonts w:cs="Times New Roman"/>
                <w:szCs w:val="22"/>
                <w:lang w:val="en-US"/>
              </w:rPr>
              <w:t>21</w:t>
            </w:r>
          </w:p>
        </w:tc>
      </w:tr>
      <w:tr w:rsidR="001774EC" w:rsidRPr="00436BC1" w14:paraId="6A66365B" w14:textId="77777777" w:rsidTr="00D843FE">
        <w:tc>
          <w:tcPr>
            <w:tcW w:w="1339" w:type="dxa"/>
          </w:tcPr>
          <w:p w14:paraId="784C68D3" w14:textId="6E403DE3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1</w:t>
            </w:r>
          </w:p>
        </w:tc>
        <w:tc>
          <w:tcPr>
            <w:tcW w:w="1443" w:type="dxa"/>
          </w:tcPr>
          <w:p w14:paraId="265E62A9" w14:textId="31931ED5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0DFBB88D" w14:textId="7412A479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0CE3B3D2" w14:textId="0A3CA0A9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1676346B" w14:textId="66C5C780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.4</w:t>
            </w:r>
            <w:r w:rsidR="00D843FE">
              <w:rPr>
                <w:rFonts w:cs="Times New Roman"/>
                <w:szCs w:val="22"/>
                <w:lang w:val="en-US"/>
              </w:rPr>
              <w:t>6</w:t>
            </w:r>
          </w:p>
        </w:tc>
        <w:tc>
          <w:tcPr>
            <w:tcW w:w="1584" w:type="dxa"/>
          </w:tcPr>
          <w:p w14:paraId="4FC59807" w14:textId="200562E7" w:rsidR="001774EC" w:rsidRPr="00436BC1" w:rsidRDefault="00D843FE" w:rsidP="001774EC">
            <w:pPr>
              <w:rPr>
                <w:rFonts w:cs="Times New Roman"/>
                <w:szCs w:val="22"/>
                <w:lang w:val="en-US"/>
              </w:rPr>
            </w:pPr>
            <w:r>
              <w:rPr>
                <w:rFonts w:cs="Times New Roman"/>
                <w:szCs w:val="22"/>
                <w:lang w:val="en-US"/>
              </w:rPr>
              <w:t>.45</w:t>
            </w:r>
          </w:p>
        </w:tc>
      </w:tr>
      <w:tr w:rsidR="001774EC" w:rsidRPr="00436BC1" w14:paraId="51C96DC1" w14:textId="77777777" w:rsidTr="00D843FE">
        <w:tc>
          <w:tcPr>
            <w:tcW w:w="1339" w:type="dxa"/>
          </w:tcPr>
          <w:p w14:paraId="7691362E" w14:textId="378459A2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43" w:type="dxa"/>
          </w:tcPr>
          <w:p w14:paraId="3BD8840A" w14:textId="6B6F717E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339" w:type="dxa"/>
          </w:tcPr>
          <w:p w14:paraId="7C4E3AE3" w14:textId="2D61E037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2</w:t>
            </w:r>
          </w:p>
        </w:tc>
        <w:tc>
          <w:tcPr>
            <w:tcW w:w="1425" w:type="dxa"/>
          </w:tcPr>
          <w:p w14:paraId="60360CB3" w14:textId="1EE3781F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high</w:t>
            </w:r>
          </w:p>
        </w:tc>
        <w:tc>
          <w:tcPr>
            <w:tcW w:w="1828" w:type="dxa"/>
          </w:tcPr>
          <w:p w14:paraId="14922125" w14:textId="17840472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.7</w:t>
            </w:r>
            <w:r>
              <w:rPr>
                <w:rFonts w:cs="Times New Roman"/>
                <w:szCs w:val="22"/>
                <w:lang w:val="en-US"/>
              </w:rPr>
              <w:t>7</w:t>
            </w:r>
          </w:p>
        </w:tc>
        <w:tc>
          <w:tcPr>
            <w:tcW w:w="1584" w:type="dxa"/>
          </w:tcPr>
          <w:p w14:paraId="450E546B" w14:textId="3D08D1D0" w:rsidR="001774EC" w:rsidRPr="00436BC1" w:rsidRDefault="001774EC" w:rsidP="001774EC">
            <w:pPr>
              <w:rPr>
                <w:rFonts w:cs="Times New Roman"/>
                <w:szCs w:val="22"/>
                <w:lang w:val="en-US"/>
              </w:rPr>
            </w:pPr>
            <w:r w:rsidRPr="00436BC1">
              <w:rPr>
                <w:rFonts w:cs="Times New Roman"/>
                <w:szCs w:val="22"/>
                <w:lang w:val="en-US"/>
              </w:rPr>
              <w:t>.</w:t>
            </w:r>
            <w:r>
              <w:rPr>
                <w:rFonts w:cs="Times New Roman"/>
                <w:szCs w:val="22"/>
                <w:lang w:val="en-US"/>
              </w:rPr>
              <w:t>2</w:t>
            </w:r>
            <w:r w:rsidR="00D843FE">
              <w:rPr>
                <w:rFonts w:cs="Times New Roman"/>
                <w:szCs w:val="22"/>
                <w:lang w:val="en-US"/>
              </w:rPr>
              <w:t>6</w:t>
            </w:r>
          </w:p>
        </w:tc>
      </w:tr>
    </w:tbl>
    <w:p w14:paraId="371A409B" w14:textId="77777777" w:rsidR="001A0BBD" w:rsidRPr="00436BC1" w:rsidRDefault="001A0BBD" w:rsidP="001A0BBD">
      <w:pPr>
        <w:rPr>
          <w:rFonts w:cs="Times New Roman"/>
          <w:szCs w:val="22"/>
          <w:lang w:val="en-US"/>
        </w:rPr>
      </w:pPr>
      <w:r w:rsidRPr="00BA7656">
        <w:rPr>
          <w:rFonts w:cs="Times New Roman"/>
          <w:i/>
          <w:iCs/>
          <w:szCs w:val="22"/>
          <w:lang w:val="en-US"/>
        </w:rPr>
        <w:t>Note</w:t>
      </w:r>
      <w:r>
        <w:rPr>
          <w:rFonts w:cs="Times New Roman"/>
          <w:szCs w:val="22"/>
          <w:lang w:val="en-US"/>
        </w:rPr>
        <w:t xml:space="preserve">.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</w:t>
      </w:r>
      <w:r>
        <w:rPr>
          <w:rFonts w:cs="Times New Roman"/>
          <w:szCs w:val="22"/>
          <w:lang w:val="en-US"/>
        </w:rPr>
        <w:t xml:space="preserve">) =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correct</w:t>
      </w:r>
      <w:r>
        <w:rPr>
          <w:rFonts w:cs="Times New Roman"/>
          <w:szCs w:val="22"/>
          <w:lang w:val="en-US"/>
        </w:rPr>
        <w:t xml:space="preserve">) – </w:t>
      </w:r>
      <w:r w:rsidRPr="00BA7656">
        <w:rPr>
          <w:rFonts w:cs="Times New Roman"/>
          <w:i/>
          <w:iCs/>
          <w:szCs w:val="22"/>
          <w:lang w:val="en-US"/>
        </w:rPr>
        <w:t>p</w:t>
      </w:r>
      <w:r>
        <w:rPr>
          <w:rFonts w:cs="Times New Roman"/>
          <w:szCs w:val="22"/>
          <w:lang w:val="en-US"/>
        </w:rPr>
        <w:t>(</w:t>
      </w:r>
      <w:r w:rsidRPr="00BA7656">
        <w:rPr>
          <w:rFonts w:cs="Times New Roman"/>
          <w:i/>
          <w:iCs/>
          <w:szCs w:val="22"/>
          <w:lang w:val="en-US"/>
        </w:rPr>
        <w:t>error</w:t>
      </w:r>
      <w:r>
        <w:rPr>
          <w:rFonts w:cs="Times New Roman"/>
          <w:szCs w:val="22"/>
          <w:lang w:val="en-US"/>
        </w:rPr>
        <w:t>), where minuend and subtrahend represent the portion of correct and incorrect responses per condition.</w:t>
      </w:r>
    </w:p>
    <w:p w14:paraId="2A727CAC" w14:textId="59ACA598" w:rsidR="00360199" w:rsidRPr="0004746C" w:rsidRDefault="00360199">
      <w:pPr>
        <w:rPr>
          <w:rFonts w:cs="Times New Roman"/>
          <w:szCs w:val="22"/>
          <w:lang w:val="en-US"/>
        </w:rPr>
      </w:pPr>
    </w:p>
    <w:p w14:paraId="42B191F5" w14:textId="77777777" w:rsidR="007B0864" w:rsidRPr="0004746C" w:rsidRDefault="007B0864" w:rsidP="00440492">
      <w:pPr>
        <w:rPr>
          <w:rFonts w:cs="Times New Roman"/>
          <w:b/>
          <w:bCs/>
          <w:szCs w:val="22"/>
          <w:lang w:val="en-US"/>
        </w:rPr>
      </w:pPr>
    </w:p>
    <w:sectPr w:rsidR="007B0864" w:rsidRPr="000474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A3DF7"/>
    <w:multiLevelType w:val="multilevel"/>
    <w:tmpl w:val="CB3402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375979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 Seitlinger">
    <w15:presenceInfo w15:providerId="Windows Live" w15:userId="1d6019e54c7b29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70"/>
    <w:rsid w:val="00000282"/>
    <w:rsid w:val="000031D5"/>
    <w:rsid w:val="000170BB"/>
    <w:rsid w:val="000214B3"/>
    <w:rsid w:val="0002303E"/>
    <w:rsid w:val="00032C29"/>
    <w:rsid w:val="000353EC"/>
    <w:rsid w:val="0004746C"/>
    <w:rsid w:val="00074809"/>
    <w:rsid w:val="0008505C"/>
    <w:rsid w:val="00090CE6"/>
    <w:rsid w:val="000A1DB4"/>
    <w:rsid w:val="000A26CE"/>
    <w:rsid w:val="000B6EE1"/>
    <w:rsid w:val="000C1495"/>
    <w:rsid w:val="000C36B5"/>
    <w:rsid w:val="000C5BDB"/>
    <w:rsid w:val="000E3DA4"/>
    <w:rsid w:val="000E42C0"/>
    <w:rsid w:val="000F2683"/>
    <w:rsid w:val="000F7D65"/>
    <w:rsid w:val="00122F97"/>
    <w:rsid w:val="001404EB"/>
    <w:rsid w:val="00141925"/>
    <w:rsid w:val="00151567"/>
    <w:rsid w:val="001627B0"/>
    <w:rsid w:val="001774EC"/>
    <w:rsid w:val="00177BA6"/>
    <w:rsid w:val="00182D7B"/>
    <w:rsid w:val="0018358A"/>
    <w:rsid w:val="00186519"/>
    <w:rsid w:val="001A0824"/>
    <w:rsid w:val="001A0BBD"/>
    <w:rsid w:val="001A126C"/>
    <w:rsid w:val="001A329E"/>
    <w:rsid w:val="001A5AD7"/>
    <w:rsid w:val="001A7AAF"/>
    <w:rsid w:val="001B0115"/>
    <w:rsid w:val="001B1A3E"/>
    <w:rsid w:val="001D2239"/>
    <w:rsid w:val="001E3512"/>
    <w:rsid w:val="001E5776"/>
    <w:rsid w:val="001F533A"/>
    <w:rsid w:val="001F6C45"/>
    <w:rsid w:val="00207E1E"/>
    <w:rsid w:val="00211102"/>
    <w:rsid w:val="00214C45"/>
    <w:rsid w:val="00220D1C"/>
    <w:rsid w:val="002265CF"/>
    <w:rsid w:val="00251F9D"/>
    <w:rsid w:val="00256609"/>
    <w:rsid w:val="00275AB7"/>
    <w:rsid w:val="002957E8"/>
    <w:rsid w:val="002A5D50"/>
    <w:rsid w:val="002A7A57"/>
    <w:rsid w:val="002B15E0"/>
    <w:rsid w:val="002B2AA3"/>
    <w:rsid w:val="002B4F2A"/>
    <w:rsid w:val="002B5EDC"/>
    <w:rsid w:val="002B75EE"/>
    <w:rsid w:val="002D3954"/>
    <w:rsid w:val="002D4BA3"/>
    <w:rsid w:val="002E3831"/>
    <w:rsid w:val="002E7B47"/>
    <w:rsid w:val="002F11FB"/>
    <w:rsid w:val="002F262A"/>
    <w:rsid w:val="002F418B"/>
    <w:rsid w:val="002F5501"/>
    <w:rsid w:val="00322C64"/>
    <w:rsid w:val="00334977"/>
    <w:rsid w:val="00334F85"/>
    <w:rsid w:val="00336196"/>
    <w:rsid w:val="00336D0E"/>
    <w:rsid w:val="00343E9B"/>
    <w:rsid w:val="00347683"/>
    <w:rsid w:val="00347C8B"/>
    <w:rsid w:val="00351BE3"/>
    <w:rsid w:val="00352835"/>
    <w:rsid w:val="00357EC4"/>
    <w:rsid w:val="00360199"/>
    <w:rsid w:val="003633FB"/>
    <w:rsid w:val="00367A6C"/>
    <w:rsid w:val="003744DD"/>
    <w:rsid w:val="00384F73"/>
    <w:rsid w:val="0038794B"/>
    <w:rsid w:val="00392868"/>
    <w:rsid w:val="00397B5E"/>
    <w:rsid w:val="003A3809"/>
    <w:rsid w:val="003A3D9D"/>
    <w:rsid w:val="003B04AA"/>
    <w:rsid w:val="003B617C"/>
    <w:rsid w:val="003C4359"/>
    <w:rsid w:val="003D55CF"/>
    <w:rsid w:val="003F62B0"/>
    <w:rsid w:val="0040021C"/>
    <w:rsid w:val="00404E5B"/>
    <w:rsid w:val="00411C28"/>
    <w:rsid w:val="00427247"/>
    <w:rsid w:val="00430649"/>
    <w:rsid w:val="00430D64"/>
    <w:rsid w:val="0043275E"/>
    <w:rsid w:val="004333F4"/>
    <w:rsid w:val="00436BC1"/>
    <w:rsid w:val="00440492"/>
    <w:rsid w:val="00442834"/>
    <w:rsid w:val="004436FD"/>
    <w:rsid w:val="00455182"/>
    <w:rsid w:val="0045669A"/>
    <w:rsid w:val="004651A5"/>
    <w:rsid w:val="00474289"/>
    <w:rsid w:val="004753A5"/>
    <w:rsid w:val="0048165F"/>
    <w:rsid w:val="00484173"/>
    <w:rsid w:val="00495E4B"/>
    <w:rsid w:val="004B23EE"/>
    <w:rsid w:val="004B58B6"/>
    <w:rsid w:val="004D32AC"/>
    <w:rsid w:val="004D38CC"/>
    <w:rsid w:val="004E1C56"/>
    <w:rsid w:val="004E22CB"/>
    <w:rsid w:val="00501473"/>
    <w:rsid w:val="00503B9D"/>
    <w:rsid w:val="00516E6B"/>
    <w:rsid w:val="00537795"/>
    <w:rsid w:val="00560784"/>
    <w:rsid w:val="00562A2C"/>
    <w:rsid w:val="00570F62"/>
    <w:rsid w:val="00575084"/>
    <w:rsid w:val="0057759D"/>
    <w:rsid w:val="0058623B"/>
    <w:rsid w:val="00590319"/>
    <w:rsid w:val="00590A63"/>
    <w:rsid w:val="005921FA"/>
    <w:rsid w:val="00595CE6"/>
    <w:rsid w:val="005B2403"/>
    <w:rsid w:val="005C19EA"/>
    <w:rsid w:val="005C56E1"/>
    <w:rsid w:val="005D6B11"/>
    <w:rsid w:val="005E0295"/>
    <w:rsid w:val="005E37A4"/>
    <w:rsid w:val="005F444E"/>
    <w:rsid w:val="0060467D"/>
    <w:rsid w:val="00611853"/>
    <w:rsid w:val="00620B07"/>
    <w:rsid w:val="006255C2"/>
    <w:rsid w:val="00641623"/>
    <w:rsid w:val="0064286C"/>
    <w:rsid w:val="00642CBF"/>
    <w:rsid w:val="00651C06"/>
    <w:rsid w:val="006706FF"/>
    <w:rsid w:val="00671F82"/>
    <w:rsid w:val="00672E98"/>
    <w:rsid w:val="00682033"/>
    <w:rsid w:val="00683577"/>
    <w:rsid w:val="006B19AF"/>
    <w:rsid w:val="006B6E03"/>
    <w:rsid w:val="006B7053"/>
    <w:rsid w:val="006E4C7D"/>
    <w:rsid w:val="006F33D9"/>
    <w:rsid w:val="00705999"/>
    <w:rsid w:val="00714965"/>
    <w:rsid w:val="007239E8"/>
    <w:rsid w:val="00723A22"/>
    <w:rsid w:val="00730DC8"/>
    <w:rsid w:val="00732185"/>
    <w:rsid w:val="007522E7"/>
    <w:rsid w:val="00753D5B"/>
    <w:rsid w:val="00763572"/>
    <w:rsid w:val="00767C17"/>
    <w:rsid w:val="00775F79"/>
    <w:rsid w:val="007819CA"/>
    <w:rsid w:val="00782AF4"/>
    <w:rsid w:val="007A2CBE"/>
    <w:rsid w:val="007A5C4D"/>
    <w:rsid w:val="007A6012"/>
    <w:rsid w:val="007B0864"/>
    <w:rsid w:val="007D04F7"/>
    <w:rsid w:val="007D2BF5"/>
    <w:rsid w:val="007D67B1"/>
    <w:rsid w:val="007F4C62"/>
    <w:rsid w:val="007F5556"/>
    <w:rsid w:val="008141C1"/>
    <w:rsid w:val="008349C2"/>
    <w:rsid w:val="00841618"/>
    <w:rsid w:val="00843C37"/>
    <w:rsid w:val="008450A5"/>
    <w:rsid w:val="00851D72"/>
    <w:rsid w:val="008606A5"/>
    <w:rsid w:val="00870E01"/>
    <w:rsid w:val="00871B76"/>
    <w:rsid w:val="00875CFF"/>
    <w:rsid w:val="00893B55"/>
    <w:rsid w:val="008A1D3D"/>
    <w:rsid w:val="008A51E4"/>
    <w:rsid w:val="008B0430"/>
    <w:rsid w:val="008B5D93"/>
    <w:rsid w:val="008B667D"/>
    <w:rsid w:val="008C03C3"/>
    <w:rsid w:val="008D1B7F"/>
    <w:rsid w:val="008F042C"/>
    <w:rsid w:val="008F4E8F"/>
    <w:rsid w:val="008F4FD7"/>
    <w:rsid w:val="00902C4A"/>
    <w:rsid w:val="00903160"/>
    <w:rsid w:val="009217D8"/>
    <w:rsid w:val="009239ED"/>
    <w:rsid w:val="00931C6A"/>
    <w:rsid w:val="009335B4"/>
    <w:rsid w:val="00945C70"/>
    <w:rsid w:val="009472E2"/>
    <w:rsid w:val="00950634"/>
    <w:rsid w:val="00973AEE"/>
    <w:rsid w:val="0097423B"/>
    <w:rsid w:val="0097535F"/>
    <w:rsid w:val="009A2A50"/>
    <w:rsid w:val="009A7A1A"/>
    <w:rsid w:val="009A7AF5"/>
    <w:rsid w:val="009B72A7"/>
    <w:rsid w:val="009C0B33"/>
    <w:rsid w:val="009C5EF7"/>
    <w:rsid w:val="009D33F7"/>
    <w:rsid w:val="009E0D48"/>
    <w:rsid w:val="009E5F15"/>
    <w:rsid w:val="009F1DD8"/>
    <w:rsid w:val="009F604B"/>
    <w:rsid w:val="009F6E06"/>
    <w:rsid w:val="00A01755"/>
    <w:rsid w:val="00A02F88"/>
    <w:rsid w:val="00A03F29"/>
    <w:rsid w:val="00A06298"/>
    <w:rsid w:val="00A06B62"/>
    <w:rsid w:val="00A206D0"/>
    <w:rsid w:val="00A244C4"/>
    <w:rsid w:val="00A31543"/>
    <w:rsid w:val="00A44A89"/>
    <w:rsid w:val="00A52D58"/>
    <w:rsid w:val="00A5603F"/>
    <w:rsid w:val="00A64F87"/>
    <w:rsid w:val="00A6701D"/>
    <w:rsid w:val="00A73E3D"/>
    <w:rsid w:val="00A74768"/>
    <w:rsid w:val="00A8170E"/>
    <w:rsid w:val="00A83752"/>
    <w:rsid w:val="00AA2811"/>
    <w:rsid w:val="00AA40BD"/>
    <w:rsid w:val="00AB7652"/>
    <w:rsid w:val="00AB7C8B"/>
    <w:rsid w:val="00AC2BD2"/>
    <w:rsid w:val="00AC7F99"/>
    <w:rsid w:val="00AE0113"/>
    <w:rsid w:val="00AE33D5"/>
    <w:rsid w:val="00AF7D11"/>
    <w:rsid w:val="00B0694A"/>
    <w:rsid w:val="00B22907"/>
    <w:rsid w:val="00B23AF3"/>
    <w:rsid w:val="00B256CC"/>
    <w:rsid w:val="00B27E04"/>
    <w:rsid w:val="00B37EF5"/>
    <w:rsid w:val="00B4010A"/>
    <w:rsid w:val="00B50381"/>
    <w:rsid w:val="00B52AEC"/>
    <w:rsid w:val="00B5301A"/>
    <w:rsid w:val="00B573C4"/>
    <w:rsid w:val="00B65A39"/>
    <w:rsid w:val="00B759CA"/>
    <w:rsid w:val="00B871B3"/>
    <w:rsid w:val="00B90BAB"/>
    <w:rsid w:val="00BA7656"/>
    <w:rsid w:val="00BB44A5"/>
    <w:rsid w:val="00BB5108"/>
    <w:rsid w:val="00BB7249"/>
    <w:rsid w:val="00BC47EE"/>
    <w:rsid w:val="00BD583A"/>
    <w:rsid w:val="00BE7C85"/>
    <w:rsid w:val="00BF63DA"/>
    <w:rsid w:val="00C007F8"/>
    <w:rsid w:val="00C01CF9"/>
    <w:rsid w:val="00C07581"/>
    <w:rsid w:val="00C11B36"/>
    <w:rsid w:val="00C12BB3"/>
    <w:rsid w:val="00C171F1"/>
    <w:rsid w:val="00C20DD5"/>
    <w:rsid w:val="00C40E19"/>
    <w:rsid w:val="00C441CE"/>
    <w:rsid w:val="00C5147C"/>
    <w:rsid w:val="00C570A3"/>
    <w:rsid w:val="00C579E9"/>
    <w:rsid w:val="00C615A9"/>
    <w:rsid w:val="00C64602"/>
    <w:rsid w:val="00C72B76"/>
    <w:rsid w:val="00C74BC9"/>
    <w:rsid w:val="00C74DE7"/>
    <w:rsid w:val="00C879E7"/>
    <w:rsid w:val="00C87E8A"/>
    <w:rsid w:val="00C92E50"/>
    <w:rsid w:val="00CA7853"/>
    <w:rsid w:val="00CC0A87"/>
    <w:rsid w:val="00CD1C10"/>
    <w:rsid w:val="00CD2E8E"/>
    <w:rsid w:val="00CE496A"/>
    <w:rsid w:val="00CE66E1"/>
    <w:rsid w:val="00CE6DE5"/>
    <w:rsid w:val="00CF6574"/>
    <w:rsid w:val="00D12622"/>
    <w:rsid w:val="00D216A8"/>
    <w:rsid w:val="00D31FFA"/>
    <w:rsid w:val="00D4383F"/>
    <w:rsid w:val="00D50D85"/>
    <w:rsid w:val="00D53C99"/>
    <w:rsid w:val="00D64429"/>
    <w:rsid w:val="00D74685"/>
    <w:rsid w:val="00D80C80"/>
    <w:rsid w:val="00D82E1C"/>
    <w:rsid w:val="00D8388D"/>
    <w:rsid w:val="00D843FE"/>
    <w:rsid w:val="00D85234"/>
    <w:rsid w:val="00D87F0E"/>
    <w:rsid w:val="00DA38B6"/>
    <w:rsid w:val="00DA4086"/>
    <w:rsid w:val="00DA4914"/>
    <w:rsid w:val="00DA556B"/>
    <w:rsid w:val="00DA7776"/>
    <w:rsid w:val="00DA788D"/>
    <w:rsid w:val="00DA7B94"/>
    <w:rsid w:val="00DB0DBE"/>
    <w:rsid w:val="00DB1D35"/>
    <w:rsid w:val="00DC1F9F"/>
    <w:rsid w:val="00DE1C14"/>
    <w:rsid w:val="00DF361C"/>
    <w:rsid w:val="00E00410"/>
    <w:rsid w:val="00E20BAC"/>
    <w:rsid w:val="00E221D9"/>
    <w:rsid w:val="00E50245"/>
    <w:rsid w:val="00E73B73"/>
    <w:rsid w:val="00E7525A"/>
    <w:rsid w:val="00E84D0A"/>
    <w:rsid w:val="00EA140C"/>
    <w:rsid w:val="00EB184C"/>
    <w:rsid w:val="00EB4818"/>
    <w:rsid w:val="00EB728D"/>
    <w:rsid w:val="00EC6F14"/>
    <w:rsid w:val="00ED6E43"/>
    <w:rsid w:val="00EE0892"/>
    <w:rsid w:val="00EE7889"/>
    <w:rsid w:val="00EE7F13"/>
    <w:rsid w:val="00EF6F94"/>
    <w:rsid w:val="00F17245"/>
    <w:rsid w:val="00F175FE"/>
    <w:rsid w:val="00F71C77"/>
    <w:rsid w:val="00F733ED"/>
    <w:rsid w:val="00F9375D"/>
    <w:rsid w:val="00F94191"/>
    <w:rsid w:val="00FA4C82"/>
    <w:rsid w:val="00FB19A3"/>
    <w:rsid w:val="00FC5C3F"/>
    <w:rsid w:val="00FC61CF"/>
    <w:rsid w:val="00FD6B79"/>
    <w:rsid w:val="00FE7E73"/>
    <w:rsid w:val="00FF4340"/>
    <w:rsid w:val="00FF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3DA9"/>
  <w15:chartTrackingRefBased/>
  <w15:docId w15:val="{C52FF6E6-7A60-D148-A58A-0588C769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1853"/>
    <w:pPr>
      <w:spacing w:line="360" w:lineRule="auto"/>
      <w:ind w:firstLine="567"/>
    </w:pPr>
    <w:rPr>
      <w:rFonts w:ascii="Times New Roman" w:hAnsi="Times New Roman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A788D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F4761" w:themeColor="accent1" w:themeShade="BF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5C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5C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5C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5C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788D"/>
    <w:rPr>
      <w:rFonts w:ascii="Times New Roman" w:eastAsiaTheme="majorEastAsia" w:hAnsi="Times New Roman" w:cstheme="majorBidi"/>
      <w:b/>
      <w:color w:val="0F4761" w:themeColor="accent1" w:themeShade="BF"/>
      <w:sz w:val="2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5C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5C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5C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5C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5C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5C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0115"/>
    <w:pPr>
      <w:spacing w:after="80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0115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5C70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5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5C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5C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5C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5C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5C7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45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E3512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F7E43-0CE9-4AFD-A151-CF772E5B8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1398</Words>
  <Characters>6814</Characters>
  <Application>Microsoft Office Word</Application>
  <DocSecurity>0</DocSecurity>
  <Lines>454</Lines>
  <Paragraphs>410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Seitlinger</dc:creator>
  <cp:keywords/>
  <dc:description/>
  <cp:lastModifiedBy>Paul Seitlinger</cp:lastModifiedBy>
  <cp:revision>2</cp:revision>
  <dcterms:created xsi:type="dcterms:W3CDTF">2025-11-04T15:03:00Z</dcterms:created>
  <dcterms:modified xsi:type="dcterms:W3CDTF">2025-11-04T15:03:00Z</dcterms:modified>
</cp:coreProperties>
</file>